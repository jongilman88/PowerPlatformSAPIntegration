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1243BD96" w:rsidR="52CE09C1" w:rsidRDefault="52CE09C1" w:rsidP="539BBCE4">
      <w:pPr>
        <w:pStyle w:val="Title"/>
        <w:jc w:val="center"/>
      </w:pPr>
      <w:r>
        <w:t xml:space="preserve">Lesson </w:t>
      </w:r>
      <w:r w:rsidR="00A23A8C">
        <w:t>4</w:t>
      </w:r>
      <w:r>
        <w:t xml:space="preserve"> – </w:t>
      </w:r>
      <w:r w:rsidR="00A23A8C">
        <w:t>Power Automate and 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70B25A34" w14:textId="0079C230" w:rsidR="00497935"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693347" w:history="1">
            <w:r w:rsidR="00497935" w:rsidRPr="00367C04">
              <w:rPr>
                <w:rStyle w:val="Hyperlink"/>
                <w:rFonts w:ascii="Segoe UI Light" w:hAnsi="Segoe UI Light" w:cs="Segoe UI Light"/>
                <w:noProof/>
              </w:rPr>
              <w:t>Exercise 9:  Create a new Solution and an Environment Variable.</w:t>
            </w:r>
            <w:r w:rsidR="00497935">
              <w:rPr>
                <w:noProof/>
                <w:webHidden/>
              </w:rPr>
              <w:tab/>
            </w:r>
            <w:r w:rsidR="00497935">
              <w:rPr>
                <w:noProof/>
                <w:webHidden/>
              </w:rPr>
              <w:fldChar w:fldCharType="begin"/>
            </w:r>
            <w:r w:rsidR="00497935">
              <w:rPr>
                <w:noProof/>
                <w:webHidden/>
              </w:rPr>
              <w:instrText xml:space="preserve"> PAGEREF _Toc216693347 \h </w:instrText>
            </w:r>
            <w:r w:rsidR="00497935">
              <w:rPr>
                <w:noProof/>
                <w:webHidden/>
              </w:rPr>
            </w:r>
            <w:r w:rsidR="00497935">
              <w:rPr>
                <w:noProof/>
                <w:webHidden/>
              </w:rPr>
              <w:fldChar w:fldCharType="separate"/>
            </w:r>
            <w:r w:rsidR="00497935">
              <w:rPr>
                <w:noProof/>
                <w:webHidden/>
              </w:rPr>
              <w:t>2</w:t>
            </w:r>
            <w:r w:rsidR="00497935">
              <w:rPr>
                <w:noProof/>
                <w:webHidden/>
              </w:rPr>
              <w:fldChar w:fldCharType="end"/>
            </w:r>
          </w:hyperlink>
        </w:p>
        <w:p w14:paraId="053B8018" w14:textId="6509E037" w:rsidR="00497935" w:rsidRDefault="00497935">
          <w:pPr>
            <w:pStyle w:val="TOC1"/>
            <w:tabs>
              <w:tab w:val="right" w:leader="dot" w:pos="9350"/>
            </w:tabs>
            <w:rPr>
              <w:noProof/>
              <w:kern w:val="2"/>
              <w:lang w:eastAsia="en-US"/>
              <w14:ligatures w14:val="standardContextual"/>
            </w:rPr>
          </w:pPr>
          <w:hyperlink w:anchor="_Toc216693348" w:history="1">
            <w:r w:rsidRPr="00367C04">
              <w:rPr>
                <w:rStyle w:val="Hyperlink"/>
                <w:rFonts w:ascii="Segoe UI Light" w:hAnsi="Segoe UI Light" w:cs="Segoe UI Light"/>
                <w:noProof/>
              </w:rPr>
              <w:t>Exercise 10:  Build a flow that accesses the Purchase Order Table in SAP.</w:t>
            </w:r>
            <w:r>
              <w:rPr>
                <w:noProof/>
                <w:webHidden/>
              </w:rPr>
              <w:tab/>
            </w:r>
            <w:r>
              <w:rPr>
                <w:noProof/>
                <w:webHidden/>
              </w:rPr>
              <w:fldChar w:fldCharType="begin"/>
            </w:r>
            <w:r>
              <w:rPr>
                <w:noProof/>
                <w:webHidden/>
              </w:rPr>
              <w:instrText xml:space="preserve"> PAGEREF _Toc216693348 \h </w:instrText>
            </w:r>
            <w:r>
              <w:rPr>
                <w:noProof/>
                <w:webHidden/>
              </w:rPr>
            </w:r>
            <w:r>
              <w:rPr>
                <w:noProof/>
                <w:webHidden/>
              </w:rPr>
              <w:fldChar w:fldCharType="separate"/>
            </w:r>
            <w:r>
              <w:rPr>
                <w:noProof/>
                <w:webHidden/>
              </w:rPr>
              <w:t>9</w:t>
            </w:r>
            <w:r>
              <w:rPr>
                <w:noProof/>
                <w:webHidden/>
              </w:rPr>
              <w:fldChar w:fldCharType="end"/>
            </w:r>
          </w:hyperlink>
        </w:p>
        <w:p w14:paraId="56ADCE4B" w14:textId="5731AD7B" w:rsidR="00497935" w:rsidRDefault="00497935">
          <w:pPr>
            <w:pStyle w:val="TOC1"/>
            <w:tabs>
              <w:tab w:val="right" w:leader="dot" w:pos="9350"/>
            </w:tabs>
            <w:rPr>
              <w:noProof/>
              <w:kern w:val="2"/>
              <w:lang w:eastAsia="en-US"/>
              <w14:ligatures w14:val="standardContextual"/>
            </w:rPr>
          </w:pPr>
          <w:hyperlink w:anchor="_Toc216693349" w:history="1">
            <w:r w:rsidRPr="00367C04">
              <w:rPr>
                <w:rStyle w:val="Hyperlink"/>
                <w:rFonts w:ascii="Segoe UI Light" w:hAnsi="Segoe UI Light" w:cs="Segoe UI Light"/>
                <w:noProof/>
              </w:rPr>
              <w:t>Exercise 11:  Configure the flow to modify the PO data.</w:t>
            </w:r>
            <w:r>
              <w:rPr>
                <w:noProof/>
                <w:webHidden/>
              </w:rPr>
              <w:tab/>
            </w:r>
            <w:r>
              <w:rPr>
                <w:noProof/>
                <w:webHidden/>
              </w:rPr>
              <w:fldChar w:fldCharType="begin"/>
            </w:r>
            <w:r>
              <w:rPr>
                <w:noProof/>
                <w:webHidden/>
              </w:rPr>
              <w:instrText xml:space="preserve"> PAGEREF _Toc216693349 \h </w:instrText>
            </w:r>
            <w:r>
              <w:rPr>
                <w:noProof/>
                <w:webHidden/>
              </w:rPr>
            </w:r>
            <w:r>
              <w:rPr>
                <w:noProof/>
                <w:webHidden/>
              </w:rPr>
              <w:fldChar w:fldCharType="separate"/>
            </w:r>
            <w:r>
              <w:rPr>
                <w:noProof/>
                <w:webHidden/>
              </w:rPr>
              <w:t>24</w:t>
            </w:r>
            <w:r>
              <w:rPr>
                <w:noProof/>
                <w:webHidden/>
              </w:rPr>
              <w:fldChar w:fldCharType="end"/>
            </w:r>
          </w:hyperlink>
        </w:p>
        <w:p w14:paraId="4752CAAE" w14:textId="64CFE836"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32831238" w14:textId="47FAFE8E" w:rsidR="539BBCE4" w:rsidRDefault="539BBCE4" w:rsidP="539BBCE4"/>
    <w:p w14:paraId="6E0C753E" w14:textId="62F39FC0" w:rsidR="00A23A8C" w:rsidRPr="00D72CE1" w:rsidRDefault="00A23A8C" w:rsidP="00A23A8C">
      <w:pPr>
        <w:pStyle w:val="Heading1"/>
        <w:rPr>
          <w:rFonts w:ascii="Segoe UI Light" w:hAnsi="Segoe UI Light" w:cs="Segoe UI Light"/>
        </w:rPr>
      </w:pPr>
      <w:bookmarkStart w:id="0" w:name="_Toc125556859"/>
      <w:bookmarkStart w:id="1" w:name="_Toc216679583"/>
      <w:bookmarkStart w:id="2" w:name="_Toc216693347"/>
      <w:r w:rsidRPr="00D72CE1">
        <w:rPr>
          <w:rFonts w:ascii="Segoe UI Light" w:hAnsi="Segoe UI Light" w:cs="Segoe UI Light"/>
        </w:rPr>
        <w:lastRenderedPageBreak/>
        <w:t xml:space="preserve">Exercise </w:t>
      </w:r>
      <w:r w:rsidR="00497935">
        <w:rPr>
          <w:rFonts w:ascii="Segoe UI Light" w:hAnsi="Segoe UI Light" w:cs="Segoe UI Light"/>
        </w:rPr>
        <w:t>9</w:t>
      </w:r>
      <w:r w:rsidRPr="00D72CE1">
        <w:rPr>
          <w:rFonts w:ascii="Segoe UI Light" w:hAnsi="Segoe UI Light" w:cs="Segoe UI Light"/>
        </w:rPr>
        <w:t xml:space="preserve">:  </w:t>
      </w:r>
      <w:r>
        <w:rPr>
          <w:rFonts w:ascii="Segoe UI Light" w:hAnsi="Segoe UI Light" w:cs="Segoe UI Light"/>
        </w:rPr>
        <w:t>Create a new Solution and an Environment Variable.</w:t>
      </w:r>
      <w:bookmarkEnd w:id="0"/>
      <w:bookmarkEnd w:id="1"/>
      <w:bookmarkEnd w:id="2"/>
      <w:r>
        <w:rPr>
          <w:rFonts w:ascii="Segoe UI Light" w:hAnsi="Segoe UI Light" w:cs="Segoe UI Light"/>
        </w:rPr>
        <w:t xml:space="preserve"> </w:t>
      </w:r>
      <w:r w:rsidRPr="00D72CE1">
        <w:rPr>
          <w:rFonts w:ascii="Segoe UI Light" w:hAnsi="Segoe UI Light" w:cs="Segoe UI Light"/>
        </w:rPr>
        <w:t xml:space="preserve"> </w:t>
      </w:r>
    </w:p>
    <w:p w14:paraId="6EFABB50" w14:textId="77777777" w:rsidR="00A23A8C" w:rsidRPr="0095773A" w:rsidRDefault="00A23A8C" w:rsidP="00A23A8C">
      <w:pPr>
        <w:rPr>
          <w:rFonts w:ascii="Segoe UI Light" w:hAnsi="Segoe UI Light" w:cs="Segoe UI Light"/>
        </w:rPr>
      </w:pPr>
      <w:r w:rsidRPr="0095773A">
        <w:rPr>
          <w:rFonts w:ascii="Segoe UI Light" w:hAnsi="Segoe UI Light" w:cs="Segoe UI Light"/>
        </w:rPr>
        <w:t xml:space="preserve">It is best practice to use a solution as a container for all your apps and flows.  For this workshop, we will </w:t>
      </w:r>
      <w:r>
        <w:rPr>
          <w:rFonts w:ascii="Segoe UI Light" w:hAnsi="Segoe UI Light" w:cs="Segoe UI Light"/>
        </w:rPr>
        <w:t>create a new solution and use the SAP ERP Connector to access data from our demo SAP system to educate you on how this connector works</w:t>
      </w:r>
      <w:r w:rsidRPr="0095773A">
        <w:rPr>
          <w:rFonts w:ascii="Segoe UI Light" w:hAnsi="Segoe UI Light" w:cs="Segoe UI Light"/>
        </w:rPr>
        <w:t xml:space="preserve">.  </w:t>
      </w:r>
      <w:r>
        <w:rPr>
          <w:rFonts w:ascii="Segoe UI Light" w:hAnsi="Segoe UI Light" w:cs="Segoe UI Light"/>
        </w:rPr>
        <w:t xml:space="preserve">In later exercises, we will use the Procurement templates we just installed and use this solution to customize the templates.  </w:t>
      </w:r>
    </w:p>
    <w:p w14:paraId="23F0EC91" w14:textId="77777777" w:rsidR="00A23A8C" w:rsidRDefault="00A23A8C" w:rsidP="00A23A8C">
      <w:pPr>
        <w:pStyle w:val="ListParagraph"/>
        <w:numPr>
          <w:ilvl w:val="0"/>
          <w:numId w:val="8"/>
        </w:numPr>
        <w:spacing w:line="259" w:lineRule="auto"/>
        <w:ind w:left="360"/>
        <w:rPr>
          <w:rFonts w:ascii="Segoe UI Light" w:hAnsi="Segoe UI Light" w:cs="Segoe UI Light"/>
        </w:rPr>
      </w:pPr>
      <w:r w:rsidRPr="00F56059">
        <w:rPr>
          <w:rFonts w:ascii="Segoe UI Light" w:hAnsi="Segoe UI Light" w:cs="Segoe UI Light"/>
        </w:rPr>
        <w:t xml:space="preserve">Create a Solution.  Still in your </w:t>
      </w:r>
      <w:r w:rsidRPr="00F56059">
        <w:rPr>
          <w:rFonts w:ascii="Segoe UI Light" w:hAnsi="Segoe UI Light" w:cs="Segoe UI Light"/>
          <w:b/>
          <w:bCs/>
        </w:rPr>
        <w:t>In-Private</w:t>
      </w:r>
      <w:r w:rsidRPr="00F56059">
        <w:rPr>
          <w:rFonts w:ascii="Segoe UI Light" w:hAnsi="Segoe UI Light" w:cs="Segoe UI Light"/>
        </w:rPr>
        <w:t xml:space="preserve"> or </w:t>
      </w:r>
      <w:r w:rsidRPr="00F56059">
        <w:rPr>
          <w:rFonts w:ascii="Segoe UI Light" w:hAnsi="Segoe UI Light" w:cs="Segoe UI Light"/>
          <w:b/>
          <w:bCs/>
        </w:rPr>
        <w:t>Incognito</w:t>
      </w:r>
      <w:r w:rsidRPr="00F56059">
        <w:rPr>
          <w:rFonts w:ascii="Segoe UI Light" w:hAnsi="Segoe UI Light" w:cs="Segoe UI Light"/>
        </w:rPr>
        <w:t xml:space="preserve"> browser, browse to </w:t>
      </w:r>
      <w:r w:rsidRPr="00F56059">
        <w:rPr>
          <w:rFonts w:ascii="Segoe UI Light" w:hAnsi="Segoe UI Light" w:cs="Segoe UI Light"/>
          <w:b/>
          <w:bCs/>
        </w:rPr>
        <w:t>make.powerautomate.com</w:t>
      </w:r>
      <w:r w:rsidRPr="00F56059">
        <w:rPr>
          <w:rFonts w:ascii="Segoe UI Light" w:hAnsi="Segoe UI Light" w:cs="Segoe UI Light"/>
        </w:rPr>
        <w:t xml:space="preserve">.  In right left-hand panel, click on </w:t>
      </w:r>
      <w:r w:rsidRPr="00F56059">
        <w:rPr>
          <w:rFonts w:ascii="Segoe UI Light" w:hAnsi="Segoe UI Light" w:cs="Segoe UI Light"/>
          <w:b/>
        </w:rPr>
        <w:t>Solutions</w:t>
      </w:r>
      <w:r w:rsidRPr="00F56059">
        <w:rPr>
          <w:rFonts w:ascii="Segoe UI Light" w:hAnsi="Segoe UI Light" w:cs="Segoe UI Light"/>
        </w:rPr>
        <w:t xml:space="preserve">.  </w:t>
      </w:r>
    </w:p>
    <w:p w14:paraId="6CB03DEE" w14:textId="77777777" w:rsidR="00A23A8C" w:rsidRDefault="00A23A8C" w:rsidP="00A23A8C">
      <w:pPr>
        <w:pStyle w:val="ListParagraph"/>
        <w:ind w:left="360"/>
        <w:rPr>
          <w:rFonts w:ascii="Segoe UI Light" w:hAnsi="Segoe UI Light" w:cs="Segoe UI Light"/>
        </w:rPr>
      </w:pPr>
    </w:p>
    <w:p w14:paraId="4044C9B3" w14:textId="77777777" w:rsidR="00A23A8C" w:rsidRPr="00F56059"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6432" behindDoc="0" locked="0" layoutInCell="1" allowOverlap="1" wp14:anchorId="0CEFB7F7" wp14:editId="63713CA8">
                <wp:simplePos x="0" y="0"/>
                <wp:positionH relativeFrom="column">
                  <wp:posOffset>387350</wp:posOffset>
                </wp:positionH>
                <wp:positionV relativeFrom="paragraph">
                  <wp:posOffset>3156585</wp:posOffset>
                </wp:positionV>
                <wp:extent cx="1193800" cy="241300"/>
                <wp:effectExtent l="19050" t="19050" r="25400" b="25400"/>
                <wp:wrapNone/>
                <wp:docPr id="198" name="Rectangle 198"/>
                <wp:cNvGraphicFramePr/>
                <a:graphic xmlns:a="http://schemas.openxmlformats.org/drawingml/2006/main">
                  <a:graphicData uri="http://schemas.microsoft.com/office/word/2010/wordprocessingShape">
                    <wps:wsp>
                      <wps:cNvSpPr/>
                      <wps:spPr>
                        <a:xfrm>
                          <a:off x="0" y="0"/>
                          <a:ext cx="119380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CC19C" id="Rectangle 198" o:spid="_x0000_s1026" style="position:absolute;margin-left:30.5pt;margin-top:248.55pt;width:94pt;height: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" filled="f" strokecolor="#c00000" strokeweight="2.25pt"/>
            </w:pict>
          </mc:Fallback>
        </mc:AlternateContent>
      </w:r>
      <w:r w:rsidRPr="0095773A">
        <w:rPr>
          <w:rFonts w:ascii="Segoe UI Light" w:hAnsi="Segoe UI Light" w:cs="Segoe UI Light"/>
          <w:noProof/>
        </w:rPr>
        <w:drawing>
          <wp:inline distT="0" distB="0" distL="0" distR="0" wp14:anchorId="0A30EAE3" wp14:editId="11AFCD33">
            <wp:extent cx="1096290" cy="3605213"/>
            <wp:effectExtent l="0" t="0" r="8890" b="0"/>
            <wp:docPr id="227" name="Picture 2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Graphical user interface, application&#10;&#10;Description automatically generated"/>
                    <pic:cNvPicPr/>
                  </pic:nvPicPr>
                  <pic:blipFill>
                    <a:blip r:embed="rId11"/>
                    <a:stretch>
                      <a:fillRect/>
                    </a:stretch>
                  </pic:blipFill>
                  <pic:spPr>
                    <a:xfrm>
                      <a:off x="0" y="0"/>
                      <a:ext cx="1104887" cy="3633485"/>
                    </a:xfrm>
                    <a:prstGeom prst="rect">
                      <a:avLst/>
                    </a:prstGeom>
                  </pic:spPr>
                </pic:pic>
              </a:graphicData>
            </a:graphic>
          </wp:inline>
        </w:drawing>
      </w:r>
    </w:p>
    <w:p w14:paraId="29FAA3C8" w14:textId="77777777" w:rsidR="00A23A8C" w:rsidRPr="0095773A" w:rsidRDefault="00A23A8C" w:rsidP="00A23A8C">
      <w:pPr>
        <w:pStyle w:val="ListParagraph"/>
        <w:rPr>
          <w:rFonts w:ascii="Segoe UI Light" w:hAnsi="Segoe UI Light" w:cs="Segoe UI Light"/>
        </w:rPr>
      </w:pPr>
    </w:p>
    <w:p w14:paraId="0F69FBA3" w14:textId="77777777" w:rsidR="00A23A8C" w:rsidRDefault="00A23A8C" w:rsidP="00A23A8C">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In the Upper Ribbon, click on </w:t>
      </w:r>
      <w:r w:rsidRPr="00242FBD">
        <w:rPr>
          <w:rFonts w:ascii="Segoe UI Light" w:hAnsi="Segoe UI Light" w:cs="Segoe UI Light"/>
          <w:b/>
          <w:bCs/>
        </w:rPr>
        <w:t>+ New Solution</w:t>
      </w:r>
      <w:r>
        <w:rPr>
          <w:rFonts w:ascii="Segoe UI Light" w:hAnsi="Segoe UI Light" w:cs="Segoe UI Light"/>
        </w:rPr>
        <w:t>.</w:t>
      </w:r>
    </w:p>
    <w:p w14:paraId="6FE756BB" w14:textId="77777777" w:rsidR="00A23A8C"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5040" behindDoc="0" locked="0" layoutInCell="1" allowOverlap="1" wp14:anchorId="205FE2FD" wp14:editId="1993C600">
                <wp:simplePos x="0" y="0"/>
                <wp:positionH relativeFrom="column">
                  <wp:posOffset>457200</wp:posOffset>
                </wp:positionH>
                <wp:positionV relativeFrom="paragraph">
                  <wp:posOffset>221615</wp:posOffset>
                </wp:positionV>
                <wp:extent cx="901700" cy="266700"/>
                <wp:effectExtent l="19050" t="19050" r="12700" b="19050"/>
                <wp:wrapNone/>
                <wp:docPr id="805190499" name="Rectangle 805190499"/>
                <wp:cNvGraphicFramePr/>
                <a:graphic xmlns:a="http://schemas.openxmlformats.org/drawingml/2006/main">
                  <a:graphicData uri="http://schemas.microsoft.com/office/word/2010/wordprocessingShape">
                    <wps:wsp>
                      <wps:cNvSpPr/>
                      <wps:spPr>
                        <a:xfrm>
                          <a:off x="0" y="0"/>
                          <a:ext cx="9017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90CD3" id="Rectangle 805190499" o:spid="_x0000_s1026" style="position:absolute;margin-left:36pt;margin-top:17.45pt;width:71pt;height:2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" filled="f" strokecolor="#c00000" strokeweight="2.25pt"/>
            </w:pict>
          </mc:Fallback>
        </mc:AlternateContent>
      </w:r>
    </w:p>
    <w:p w14:paraId="18F73ED2" w14:textId="77777777" w:rsidR="00A23A8C" w:rsidRDefault="00A23A8C" w:rsidP="00A23A8C">
      <w:pPr>
        <w:pStyle w:val="ListParagraph"/>
        <w:rPr>
          <w:rFonts w:ascii="Segoe UI Light" w:hAnsi="Segoe UI Light" w:cs="Segoe UI Light"/>
        </w:rPr>
      </w:pPr>
      <w:r w:rsidRPr="00CD51BB">
        <w:rPr>
          <w:rFonts w:ascii="Segoe UI Light" w:hAnsi="Segoe UI Light" w:cs="Segoe UI Light"/>
          <w:noProof/>
        </w:rPr>
        <w:drawing>
          <wp:inline distT="0" distB="0" distL="0" distR="0" wp14:anchorId="551FA96B" wp14:editId="3AB34949">
            <wp:extent cx="4102311" cy="997001"/>
            <wp:effectExtent l="0" t="0" r="0" b="0"/>
            <wp:docPr id="2062044083" name="Picture 206204408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44083" name="Picture 1" descr="A screenshot of a computer&#10;&#10;Description automatically generated with medium confidence"/>
                    <pic:cNvPicPr/>
                  </pic:nvPicPr>
                  <pic:blipFill>
                    <a:blip r:embed="rId12"/>
                    <a:stretch>
                      <a:fillRect/>
                    </a:stretch>
                  </pic:blipFill>
                  <pic:spPr>
                    <a:xfrm>
                      <a:off x="0" y="0"/>
                      <a:ext cx="4102311" cy="997001"/>
                    </a:xfrm>
                    <a:prstGeom prst="rect">
                      <a:avLst/>
                    </a:prstGeom>
                  </pic:spPr>
                </pic:pic>
              </a:graphicData>
            </a:graphic>
          </wp:inline>
        </w:drawing>
      </w:r>
    </w:p>
    <w:p w14:paraId="6031AD91" w14:textId="77777777" w:rsidR="00A23A8C" w:rsidRDefault="00A23A8C" w:rsidP="00A23A8C">
      <w:pPr>
        <w:pStyle w:val="ListParagraph"/>
        <w:numPr>
          <w:ilvl w:val="0"/>
          <w:numId w:val="8"/>
        </w:numPr>
        <w:spacing w:line="259" w:lineRule="auto"/>
        <w:rPr>
          <w:rFonts w:ascii="Segoe UI Light" w:hAnsi="Segoe UI Light" w:cs="Segoe UI Light"/>
        </w:rPr>
      </w:pPr>
      <w:r>
        <w:rPr>
          <w:rFonts w:ascii="Segoe UI Light" w:hAnsi="Segoe UI Light" w:cs="Segoe UI Light"/>
        </w:rPr>
        <w:lastRenderedPageBreak/>
        <w:t xml:space="preserve">Fill out the configuration of the new solution as follows and then click on </w:t>
      </w:r>
      <w:r w:rsidRPr="00C43B58">
        <w:rPr>
          <w:rFonts w:ascii="Segoe UI Light" w:hAnsi="Segoe UI Light" w:cs="Segoe UI Light"/>
          <w:b/>
          <w:bCs/>
        </w:rPr>
        <w:t>Create</w:t>
      </w:r>
      <w:r>
        <w:rPr>
          <w:rFonts w:ascii="Segoe UI Light" w:hAnsi="Segoe UI Light" w:cs="Segoe UI Light"/>
        </w:rPr>
        <w:t xml:space="preserve">.  We will be creating a new publisher.  </w:t>
      </w:r>
    </w:p>
    <w:p w14:paraId="6CDC851D" w14:textId="77777777" w:rsidR="00A23A8C" w:rsidRPr="00857585" w:rsidRDefault="00A23A8C" w:rsidP="00A23A8C">
      <w:pPr>
        <w:ind w:left="720"/>
        <w:rPr>
          <w:rFonts w:ascii="Segoe UI Light" w:hAnsi="Segoe UI Light" w:cs="Segoe UI Light"/>
          <w:i/>
          <w:iCs/>
        </w:rPr>
      </w:pPr>
      <w:r>
        <w:rPr>
          <w:rFonts w:ascii="Segoe UI Light" w:hAnsi="Segoe UI Light" w:cs="Segoe UI Light"/>
        </w:rPr>
        <w:t xml:space="preserve">Display Name:  </w:t>
      </w:r>
      <w:r w:rsidRPr="00857585">
        <w:rPr>
          <w:rFonts w:ascii="Segoe UI Light" w:hAnsi="Segoe UI Light" w:cs="Segoe UI Light"/>
          <w:b/>
          <w:bCs/>
          <w:i/>
          <w:iCs/>
        </w:rPr>
        <w:t xml:space="preserve">SAP Workshop – XX </w:t>
      </w:r>
      <w:proofErr w:type="gramStart"/>
      <w:r w:rsidRPr="00857585">
        <w:rPr>
          <w:rFonts w:ascii="Segoe UI Light" w:hAnsi="Segoe UI Light" w:cs="Segoe UI Light"/>
          <w:i/>
          <w:iCs/>
        </w:rPr>
        <w:t>( where</w:t>
      </w:r>
      <w:proofErr w:type="gramEnd"/>
      <w:r w:rsidRPr="00857585">
        <w:rPr>
          <w:rFonts w:ascii="Segoe UI Light" w:hAnsi="Segoe UI Light" w:cs="Segoe UI Light"/>
          <w:i/>
          <w:iCs/>
        </w:rPr>
        <w:t xml:space="preserve"> XX are your </w:t>
      </w:r>
      <w:proofErr w:type="gramStart"/>
      <w:r w:rsidRPr="00857585">
        <w:rPr>
          <w:rFonts w:ascii="Segoe UI Light" w:hAnsi="Segoe UI Light" w:cs="Segoe UI Light"/>
          <w:i/>
          <w:iCs/>
        </w:rPr>
        <w:t>initials )</w:t>
      </w:r>
      <w:proofErr w:type="gramEnd"/>
    </w:p>
    <w:p w14:paraId="62EBA9E3" w14:textId="77777777" w:rsidR="00A23A8C" w:rsidRPr="00857585" w:rsidRDefault="00A23A8C" w:rsidP="00A23A8C">
      <w:pPr>
        <w:ind w:left="720"/>
        <w:rPr>
          <w:rFonts w:ascii="Segoe UI Light" w:hAnsi="Segoe UI Light" w:cs="Segoe UI Light"/>
          <w:b/>
          <w:bCs/>
          <w:i/>
          <w:iCs/>
        </w:rPr>
      </w:pPr>
      <w:r>
        <w:rPr>
          <w:rFonts w:ascii="Segoe UI Light" w:hAnsi="Segoe UI Light" w:cs="Segoe UI Light"/>
        </w:rPr>
        <w:t xml:space="preserve">Name:  </w:t>
      </w:r>
      <w:r w:rsidRPr="00857585">
        <w:rPr>
          <w:rFonts w:ascii="Segoe UI Light" w:hAnsi="Segoe UI Light" w:cs="Segoe UI Light"/>
          <w:b/>
          <w:bCs/>
          <w:i/>
          <w:iCs/>
        </w:rPr>
        <w:t>Auto populates removing any spaces</w:t>
      </w:r>
    </w:p>
    <w:p w14:paraId="05E14927" w14:textId="77777777" w:rsidR="00A23A8C" w:rsidRPr="00857585" w:rsidRDefault="00A23A8C" w:rsidP="00A23A8C">
      <w:pPr>
        <w:ind w:left="720"/>
        <w:rPr>
          <w:rFonts w:ascii="Segoe UI Light" w:hAnsi="Segoe UI Light" w:cs="Segoe UI Light"/>
          <w:b/>
          <w:bCs/>
          <w:i/>
          <w:iCs/>
        </w:rPr>
      </w:pPr>
      <w:r>
        <w:rPr>
          <w:rFonts w:ascii="Segoe UI Light" w:hAnsi="Segoe UI Light" w:cs="Segoe UI Light"/>
        </w:rPr>
        <w:t>Publisher</w:t>
      </w:r>
      <w:r w:rsidRPr="00D947FA">
        <w:rPr>
          <w:rFonts w:ascii="Segoe UI Light" w:hAnsi="Segoe UI Light" w:cs="Segoe UI Light"/>
        </w:rPr>
        <w:t xml:space="preserve">:  </w:t>
      </w:r>
      <w:r w:rsidRPr="00857585">
        <w:rPr>
          <w:rFonts w:ascii="Segoe UI Light" w:hAnsi="Segoe UI Light" w:cs="Segoe UI Light"/>
          <w:i/>
          <w:iCs/>
        </w:rPr>
        <w:t xml:space="preserve">Click on </w:t>
      </w:r>
      <w:r w:rsidRPr="00857585">
        <w:rPr>
          <w:rFonts w:ascii="Segoe UI Light" w:hAnsi="Segoe UI Light" w:cs="Segoe UI Light"/>
          <w:b/>
          <w:bCs/>
          <w:i/>
          <w:iCs/>
        </w:rPr>
        <w:t>+ New Publisher</w:t>
      </w:r>
      <w:r w:rsidRPr="00857585">
        <w:rPr>
          <w:rFonts w:ascii="Segoe UI Light" w:hAnsi="Segoe UI Light" w:cs="Segoe UI Light"/>
          <w:i/>
          <w:iCs/>
        </w:rPr>
        <w:t xml:space="preserve"> to create a new one and then </w:t>
      </w:r>
      <w:r w:rsidRPr="00857585">
        <w:rPr>
          <w:rFonts w:ascii="Segoe UI Light" w:hAnsi="Segoe UI Light" w:cs="Segoe UI Light"/>
          <w:b/>
          <w:bCs/>
          <w:i/>
          <w:iCs/>
        </w:rPr>
        <w:t>select</w:t>
      </w:r>
      <w:r w:rsidRPr="00857585">
        <w:rPr>
          <w:rFonts w:ascii="Segoe UI Light" w:hAnsi="Segoe UI Light" w:cs="Segoe UI Light"/>
          <w:i/>
          <w:iCs/>
        </w:rPr>
        <w:t xml:space="preserve"> it.</w:t>
      </w:r>
      <w:r w:rsidRPr="00857585">
        <w:rPr>
          <w:rFonts w:ascii="Segoe UI Light" w:hAnsi="Segoe UI Light" w:cs="Segoe UI Light"/>
          <w:b/>
          <w:bCs/>
          <w:i/>
          <w:iCs/>
        </w:rPr>
        <w:t xml:space="preserve"> </w:t>
      </w:r>
    </w:p>
    <w:p w14:paraId="2EC00EEC" w14:textId="77777777" w:rsidR="00A23A8C" w:rsidRPr="006544A6" w:rsidRDefault="00A23A8C" w:rsidP="00A23A8C">
      <w:pPr>
        <w:ind w:left="720"/>
        <w:rPr>
          <w:rFonts w:ascii="Segoe UI Light" w:hAnsi="Segoe UI Light" w:cs="Segoe UI Light"/>
          <w:b/>
          <w:bCs/>
        </w:rPr>
      </w:pPr>
      <w:r w:rsidRPr="0095773A">
        <w:rPr>
          <w:rFonts w:ascii="Segoe UI Light" w:hAnsi="Segoe UI Light" w:cs="Segoe UI Light"/>
          <w:noProof/>
        </w:rPr>
        <mc:AlternateContent>
          <mc:Choice Requires="wps">
            <w:drawing>
              <wp:anchor distT="0" distB="0" distL="114300" distR="114300" simplePos="0" relativeHeight="251747328" behindDoc="0" locked="0" layoutInCell="1" allowOverlap="1" wp14:anchorId="0B0F4014" wp14:editId="6319E879">
                <wp:simplePos x="0" y="0"/>
                <wp:positionH relativeFrom="column">
                  <wp:posOffset>1009650</wp:posOffset>
                </wp:positionH>
                <wp:positionV relativeFrom="paragraph">
                  <wp:posOffset>4697095</wp:posOffset>
                </wp:positionV>
                <wp:extent cx="514350" cy="266700"/>
                <wp:effectExtent l="19050" t="19050" r="19050" b="19050"/>
                <wp:wrapNone/>
                <wp:docPr id="2006623543" name="Rectangle 2006623543"/>
                <wp:cNvGraphicFramePr/>
                <a:graphic xmlns:a="http://schemas.openxmlformats.org/drawingml/2006/main">
                  <a:graphicData uri="http://schemas.microsoft.com/office/word/2010/wordprocessingShape">
                    <wps:wsp>
                      <wps:cNvSpPr/>
                      <wps:spPr>
                        <a:xfrm>
                          <a:off x="0" y="0"/>
                          <a:ext cx="51435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F4738" id="Rectangle 2006623543" o:spid="_x0000_s1026" style="position:absolute;margin-left:79.5pt;margin-top:369.85pt;width:40.5pt;height:2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46304" behindDoc="0" locked="0" layoutInCell="1" allowOverlap="1" wp14:anchorId="73F86669" wp14:editId="1B7DBF09">
                <wp:simplePos x="0" y="0"/>
                <wp:positionH relativeFrom="column">
                  <wp:posOffset>904875</wp:posOffset>
                </wp:positionH>
                <wp:positionV relativeFrom="paragraph">
                  <wp:posOffset>839469</wp:posOffset>
                </wp:positionV>
                <wp:extent cx="901700" cy="1952625"/>
                <wp:effectExtent l="19050" t="19050" r="12700" b="28575"/>
                <wp:wrapNone/>
                <wp:docPr id="1188329752" name="Rectangle 1188329752"/>
                <wp:cNvGraphicFramePr/>
                <a:graphic xmlns:a="http://schemas.openxmlformats.org/drawingml/2006/main">
                  <a:graphicData uri="http://schemas.microsoft.com/office/word/2010/wordprocessingShape">
                    <wps:wsp>
                      <wps:cNvSpPr/>
                      <wps:spPr>
                        <a:xfrm>
                          <a:off x="0" y="0"/>
                          <a:ext cx="901700" cy="19526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611FB" id="Rectangle 1188329752" o:spid="_x0000_s1026" style="position:absolute;margin-left:71.25pt;margin-top:66.1pt;width:71pt;height:153.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" filled="f" strokecolor="#c00000" strokeweight="2.25pt"/>
            </w:pict>
          </mc:Fallback>
        </mc:AlternateContent>
      </w:r>
      <w:r w:rsidRPr="00715296">
        <w:rPr>
          <w:rFonts w:ascii="Segoe UI Light" w:hAnsi="Segoe UI Light" w:cs="Segoe UI Light"/>
          <w:b/>
          <w:bCs/>
          <w:noProof/>
        </w:rPr>
        <mc:AlternateContent>
          <mc:Choice Requires="wps">
            <w:drawing>
              <wp:anchor distT="45720" distB="45720" distL="114300" distR="114300" simplePos="0" relativeHeight="251745280" behindDoc="0" locked="0" layoutInCell="1" allowOverlap="1" wp14:anchorId="42167D88" wp14:editId="73DAAC42">
                <wp:simplePos x="0" y="0"/>
                <wp:positionH relativeFrom="column">
                  <wp:posOffset>4381500</wp:posOffset>
                </wp:positionH>
                <wp:positionV relativeFrom="paragraph">
                  <wp:posOffset>601345</wp:posOffset>
                </wp:positionV>
                <wp:extent cx="1792605" cy="1404620"/>
                <wp:effectExtent l="0" t="0" r="17145" b="2095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605" cy="1404620"/>
                        </a:xfrm>
                        <a:prstGeom prst="rect">
                          <a:avLst/>
                        </a:prstGeom>
                        <a:solidFill>
                          <a:srgbClr val="FFFFFF"/>
                        </a:solidFill>
                        <a:ln w="9525">
                          <a:solidFill>
                            <a:srgbClr val="000000"/>
                          </a:solidFill>
                          <a:miter lim="800000"/>
                          <a:headEnd/>
                          <a:tailEnd/>
                        </a:ln>
                      </wps:spPr>
                      <wps:txbx>
                        <w:txbxContent>
                          <w:p w14:paraId="56670B57" w14:textId="77777777" w:rsidR="00A23A8C" w:rsidRPr="00C905EA" w:rsidRDefault="00A23A8C" w:rsidP="00A23A8C">
                            <w:pPr>
                              <w:rPr>
                                <w:rFonts w:ascii="Segoe UI Light" w:hAnsi="Segoe UI Light" w:cs="Segoe UI Light"/>
                              </w:rPr>
                            </w:pPr>
                            <w:r w:rsidRPr="00C905EA">
                              <w:rPr>
                                <w:rFonts w:ascii="Segoe UI Light" w:hAnsi="Segoe UI Light" w:cs="Segoe UI Light"/>
                              </w:rPr>
                              <w:t xml:space="preserve">For the lab, we will create a new publisher with your initials.  The publisher indicates who developed the application.  More info on publishers in the link below.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167D88" id="_x0000_t202" coordsize="21600,21600" o:spt="202" path="m,l,21600r21600,l21600,xe">
                <v:stroke joinstyle="miter"/>
                <v:path gradientshapeok="t" o:connecttype="rect"/>
              </v:shapetype>
              <v:shape id="Text Box 217" o:spid="_x0000_s1026" type="#_x0000_t202" style="position:absolute;left:0;text-align:left;margin-left:345pt;margin-top:47.35pt;width:141.15pt;height:110.6pt;z-index:251745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">
                <v:textbox style="mso-fit-shape-to-text:t">
                  <w:txbxContent>
                    <w:p w14:paraId="56670B57" w14:textId="77777777" w:rsidR="00A23A8C" w:rsidRPr="00C905EA" w:rsidRDefault="00A23A8C" w:rsidP="00A23A8C">
                      <w:pPr>
                        <w:rPr>
                          <w:rFonts w:ascii="Segoe UI Light" w:hAnsi="Segoe UI Light" w:cs="Segoe UI Light"/>
                        </w:rPr>
                      </w:pPr>
                      <w:r w:rsidRPr="00C905EA">
                        <w:rPr>
                          <w:rFonts w:ascii="Segoe UI Light" w:hAnsi="Segoe UI Light" w:cs="Segoe UI Light"/>
                        </w:rPr>
                        <w:t xml:space="preserve">For the lab, we will create a new publisher with your initials.  The publisher indicates who developed the application.  More info on publishers in the link below.   </w:t>
                      </w:r>
                    </w:p>
                  </w:txbxContent>
                </v:textbox>
                <w10:wrap type="square"/>
              </v:shape>
            </w:pict>
          </mc:Fallback>
        </mc:AlternateContent>
      </w:r>
      <w:r>
        <w:rPr>
          <w:rFonts w:ascii="Segoe UI Light" w:hAnsi="Segoe UI Light" w:cs="Segoe UI Light"/>
          <w:b/>
          <w:bCs/>
        </w:rPr>
        <w:tab/>
      </w:r>
      <w:r w:rsidRPr="005470DC">
        <w:rPr>
          <w:rFonts w:ascii="Segoe UI Light" w:hAnsi="Segoe UI Light" w:cs="Segoe UI Light"/>
          <w:b/>
          <w:bCs/>
          <w:noProof/>
        </w:rPr>
        <w:drawing>
          <wp:inline distT="0" distB="0" distL="0" distR="0" wp14:anchorId="270F68B9" wp14:editId="153147B8">
            <wp:extent cx="3261627" cy="5019675"/>
            <wp:effectExtent l="0" t="0" r="0" b="0"/>
            <wp:docPr id="1120720193" name="Picture 11207201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0193" name="Picture 1" descr="A screenshot of a computer&#10;&#10;Description automatically generated"/>
                    <pic:cNvPicPr/>
                  </pic:nvPicPr>
                  <pic:blipFill>
                    <a:blip r:embed="rId13"/>
                    <a:stretch>
                      <a:fillRect/>
                    </a:stretch>
                  </pic:blipFill>
                  <pic:spPr>
                    <a:xfrm>
                      <a:off x="0" y="0"/>
                      <a:ext cx="3262517" cy="5021045"/>
                    </a:xfrm>
                    <a:prstGeom prst="rect">
                      <a:avLst/>
                    </a:prstGeom>
                  </pic:spPr>
                </pic:pic>
              </a:graphicData>
            </a:graphic>
          </wp:inline>
        </w:drawing>
      </w:r>
      <w:r w:rsidRPr="006544A6">
        <w:rPr>
          <w:rFonts w:ascii="Segoe UI Light" w:hAnsi="Segoe UI Light" w:cs="Segoe UI Light"/>
          <w:b/>
          <w:bCs/>
        </w:rPr>
        <w:t xml:space="preserve"> </w:t>
      </w:r>
    </w:p>
    <w:p w14:paraId="19093E97" w14:textId="77777777" w:rsidR="00A23A8C" w:rsidRPr="00857585" w:rsidRDefault="00A23A8C" w:rsidP="00A23A8C">
      <w:pPr>
        <w:ind w:left="720"/>
        <w:rPr>
          <w:rFonts w:ascii="Segoe UI Light" w:hAnsi="Segoe UI Light" w:cs="Segoe UI Light"/>
          <w:b/>
          <w:bCs/>
          <w:i/>
          <w:iCs/>
        </w:rPr>
      </w:pPr>
      <w:r>
        <w:rPr>
          <w:rFonts w:ascii="Segoe UI Light" w:hAnsi="Segoe UI Light" w:cs="Segoe UI Light"/>
        </w:rPr>
        <w:t>Version</w:t>
      </w:r>
      <w:r w:rsidRPr="00857585">
        <w:rPr>
          <w:rFonts w:ascii="Segoe UI Light" w:hAnsi="Segoe UI Light" w:cs="Segoe UI Light"/>
          <w:i/>
          <w:iCs/>
        </w:rPr>
        <w:t xml:space="preserve">:  </w:t>
      </w:r>
      <w:r w:rsidRPr="00857585">
        <w:rPr>
          <w:rFonts w:ascii="Segoe UI Light" w:hAnsi="Segoe UI Light" w:cs="Segoe UI Light"/>
          <w:b/>
          <w:bCs/>
          <w:i/>
          <w:iCs/>
        </w:rPr>
        <w:t>1.0.0.0</w:t>
      </w:r>
    </w:p>
    <w:p w14:paraId="12B2EBF1" w14:textId="77777777" w:rsidR="00A23A8C" w:rsidRDefault="00A23A8C" w:rsidP="00A23A8C">
      <w:pPr>
        <w:ind w:left="720"/>
        <w:rPr>
          <w:i/>
          <w:iCs/>
        </w:rPr>
      </w:pPr>
      <w:r w:rsidRPr="00BF00A4">
        <w:rPr>
          <w:rFonts w:ascii="Segoe UI Light" w:hAnsi="Segoe UI Light" w:cs="Segoe UI Light"/>
          <w:i/>
          <w:iCs/>
        </w:rPr>
        <w:t>More information on Creating a Solution</w:t>
      </w:r>
      <w:r>
        <w:rPr>
          <w:rFonts w:ascii="Segoe UI Light" w:hAnsi="Segoe UI Light" w:cs="Segoe UI Light"/>
          <w:i/>
          <w:iCs/>
        </w:rPr>
        <w:t xml:space="preserve">, </w:t>
      </w:r>
      <w:r w:rsidRPr="00BF00A4">
        <w:rPr>
          <w:rFonts w:ascii="Segoe UI Light" w:hAnsi="Segoe UI Light" w:cs="Segoe UI Light"/>
          <w:i/>
          <w:iCs/>
        </w:rPr>
        <w:t>Publishers</w:t>
      </w:r>
      <w:r>
        <w:rPr>
          <w:rFonts w:ascii="Segoe UI Light" w:hAnsi="Segoe UI Light" w:cs="Segoe UI Light"/>
          <w:i/>
          <w:iCs/>
        </w:rPr>
        <w:t xml:space="preserve"> and Versioning</w:t>
      </w:r>
      <w:r w:rsidRPr="00BF00A4">
        <w:rPr>
          <w:rFonts w:ascii="Segoe UI Light" w:hAnsi="Segoe UI Light" w:cs="Segoe UI Light"/>
          <w:i/>
          <w:iCs/>
        </w:rPr>
        <w:t xml:space="preserve"> - </w:t>
      </w:r>
      <w:hyperlink r:id="rId14" w:history="1">
        <w:r w:rsidRPr="00BF00A4">
          <w:rPr>
            <w:rStyle w:val="Hyperlink"/>
            <w:i/>
            <w:iCs/>
          </w:rPr>
          <w:t>Create a solution in Power Apps - Power Apps | Microsoft Learn</w:t>
        </w:r>
      </w:hyperlink>
      <w:r>
        <w:rPr>
          <w:i/>
          <w:iCs/>
        </w:rPr>
        <w:t xml:space="preserve">.  </w:t>
      </w:r>
    </w:p>
    <w:p w14:paraId="75124228" w14:textId="77777777" w:rsidR="00A23A8C" w:rsidRDefault="00A23A8C" w:rsidP="00A23A8C">
      <w:pPr>
        <w:ind w:left="720"/>
        <w:rPr>
          <w:rFonts w:ascii="Segoe UI Light" w:hAnsi="Segoe UI Light" w:cs="Segoe UI Light"/>
          <w:i/>
          <w:iCs/>
        </w:rPr>
      </w:pPr>
    </w:p>
    <w:p w14:paraId="5880EEEB" w14:textId="77777777" w:rsidR="00A23A8C" w:rsidRDefault="00A23A8C" w:rsidP="00A23A8C">
      <w:pPr>
        <w:ind w:left="720"/>
        <w:rPr>
          <w:rFonts w:ascii="Segoe UI Light" w:hAnsi="Segoe UI Light" w:cs="Segoe UI Light"/>
          <w:i/>
          <w:iCs/>
        </w:rPr>
      </w:pPr>
      <w:r w:rsidRPr="0095773A">
        <w:rPr>
          <w:rFonts w:ascii="Segoe UI Light" w:hAnsi="Segoe UI Light" w:cs="Segoe UI Light"/>
          <w:noProof/>
        </w:rPr>
        <w:lastRenderedPageBreak/>
        <mc:AlternateContent>
          <mc:Choice Requires="wps">
            <w:drawing>
              <wp:anchor distT="0" distB="0" distL="114300" distR="114300" simplePos="0" relativeHeight="251734016" behindDoc="0" locked="0" layoutInCell="1" allowOverlap="1" wp14:anchorId="1E990E66" wp14:editId="70CA2D81">
                <wp:simplePos x="0" y="0"/>
                <wp:positionH relativeFrom="column">
                  <wp:posOffset>457200</wp:posOffset>
                </wp:positionH>
                <wp:positionV relativeFrom="paragraph">
                  <wp:posOffset>346075</wp:posOffset>
                </wp:positionV>
                <wp:extent cx="2076450" cy="2159000"/>
                <wp:effectExtent l="19050" t="19050" r="19050" b="12700"/>
                <wp:wrapNone/>
                <wp:docPr id="484251872" name="Rectangle 484251872"/>
                <wp:cNvGraphicFramePr/>
                <a:graphic xmlns:a="http://schemas.openxmlformats.org/drawingml/2006/main">
                  <a:graphicData uri="http://schemas.microsoft.com/office/word/2010/wordprocessingShape">
                    <wps:wsp>
                      <wps:cNvSpPr/>
                      <wps:spPr>
                        <a:xfrm>
                          <a:off x="0" y="0"/>
                          <a:ext cx="2076450" cy="2159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4F5C0" id="Rectangle 484251872" o:spid="_x0000_s1026" style="position:absolute;margin-left:36pt;margin-top:27.25pt;width:163.5pt;height:17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" filled="f" strokecolor="#c00000" strokeweight="2.25pt"/>
            </w:pict>
          </mc:Fallback>
        </mc:AlternateContent>
      </w:r>
      <w:r>
        <w:rPr>
          <w:rFonts w:ascii="Segoe UI Light" w:hAnsi="Segoe UI Light" w:cs="Segoe UI Light"/>
          <w:i/>
          <w:iCs/>
          <w:noProof/>
        </w:rPr>
        <w:drawing>
          <wp:inline distT="0" distB="0" distL="0" distR="0" wp14:anchorId="17408E86" wp14:editId="361E4F59">
            <wp:extent cx="1821543" cy="2514600"/>
            <wp:effectExtent l="0" t="0" r="7620" b="0"/>
            <wp:docPr id="819124535" name="Picture 8191245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4535" name="Picture 819124535"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2733" cy="2516243"/>
                    </a:xfrm>
                    <a:prstGeom prst="rect">
                      <a:avLst/>
                    </a:prstGeom>
                    <a:noFill/>
                  </pic:spPr>
                </pic:pic>
              </a:graphicData>
            </a:graphic>
          </wp:inline>
        </w:drawing>
      </w:r>
    </w:p>
    <w:p w14:paraId="655A86E9" w14:textId="77777777" w:rsidR="00A23A8C" w:rsidRPr="006122C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8352" behindDoc="0" locked="0" layoutInCell="1" allowOverlap="1" wp14:anchorId="320860FF" wp14:editId="067DD85A">
                <wp:simplePos x="0" y="0"/>
                <wp:positionH relativeFrom="column">
                  <wp:posOffset>476885</wp:posOffset>
                </wp:positionH>
                <wp:positionV relativeFrom="paragraph">
                  <wp:posOffset>200025</wp:posOffset>
                </wp:positionV>
                <wp:extent cx="634365" cy="260350"/>
                <wp:effectExtent l="19050" t="19050" r="13335" b="25400"/>
                <wp:wrapNone/>
                <wp:docPr id="1338223385" name="Rectangle 1338223385"/>
                <wp:cNvGraphicFramePr/>
                <a:graphic xmlns:a="http://schemas.openxmlformats.org/drawingml/2006/main">
                  <a:graphicData uri="http://schemas.microsoft.com/office/word/2010/wordprocessingShape">
                    <wps:wsp>
                      <wps:cNvSpPr/>
                      <wps:spPr>
                        <a:xfrm>
                          <a:off x="0" y="0"/>
                          <a:ext cx="634365"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7D84D" id="Rectangle 1338223385" o:spid="_x0000_s1026" style="position:absolute;margin-left:37.55pt;margin-top:15.75pt;width:49.95pt;height:2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" filled="f" strokecolor="#c00000" strokeweight="2.25pt"/>
            </w:pict>
          </mc:Fallback>
        </mc:AlternateContent>
      </w:r>
      <w:r w:rsidRPr="006122CA">
        <w:rPr>
          <w:rFonts w:ascii="Segoe UI Light" w:hAnsi="Segoe UI Light" w:cs="Segoe UI Light"/>
          <w:noProof/>
        </w:rPr>
        <w:drawing>
          <wp:inline distT="0" distB="0" distL="0" distR="0" wp14:anchorId="24E1B3A3" wp14:editId="01B53DE0">
            <wp:extent cx="2066925" cy="484630"/>
            <wp:effectExtent l="0" t="0" r="0" b="0"/>
            <wp:docPr id="943476220" name="Picture 943476220" descr="A close-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76220" name="Picture 1" descr="A close-up of a button&#10;&#10;Description automatically generated"/>
                    <pic:cNvPicPr/>
                  </pic:nvPicPr>
                  <pic:blipFill>
                    <a:blip r:embed="rId16"/>
                    <a:stretch>
                      <a:fillRect/>
                    </a:stretch>
                  </pic:blipFill>
                  <pic:spPr>
                    <a:xfrm>
                      <a:off x="0" y="0"/>
                      <a:ext cx="2071059" cy="485599"/>
                    </a:xfrm>
                    <a:prstGeom prst="rect">
                      <a:avLst/>
                    </a:prstGeom>
                  </pic:spPr>
                </pic:pic>
              </a:graphicData>
            </a:graphic>
          </wp:inline>
        </w:drawing>
      </w:r>
    </w:p>
    <w:p w14:paraId="5CF674CE" w14:textId="77777777" w:rsidR="00A23A8C" w:rsidRPr="00F84A97" w:rsidRDefault="00A23A8C" w:rsidP="00A23A8C">
      <w:pPr>
        <w:pStyle w:val="ListParagraph"/>
        <w:rPr>
          <w:rFonts w:ascii="Segoe UI Light" w:hAnsi="Segoe UI Light" w:cs="Segoe UI Light"/>
        </w:rPr>
      </w:pPr>
    </w:p>
    <w:p w14:paraId="75EBECB5" w14:textId="77777777" w:rsidR="00A23A8C" w:rsidRPr="00E115E0" w:rsidRDefault="00A23A8C" w:rsidP="00A23A8C">
      <w:pPr>
        <w:pStyle w:val="ListParagraph"/>
        <w:numPr>
          <w:ilvl w:val="0"/>
          <w:numId w:val="8"/>
        </w:numPr>
        <w:spacing w:line="259" w:lineRule="auto"/>
        <w:rPr>
          <w:rFonts w:ascii="Segoe UI" w:hAnsi="Segoe UI" w:cs="Segoe UI"/>
        </w:rPr>
      </w:pPr>
      <w:r w:rsidRPr="007508A3">
        <w:rPr>
          <w:rFonts w:ascii="Segoe UI Light" w:hAnsi="Segoe UI Light" w:cs="Segoe UI Light"/>
        </w:rPr>
        <w:t xml:space="preserve">Create a new Connection Reference.  We use Connection References as components of our solution.   They contain references to a connection that is using a specific connector.  </w:t>
      </w:r>
      <w:r>
        <w:rPr>
          <w:rFonts w:ascii="Segoe UI Light" w:hAnsi="Segoe UI Light" w:cs="Segoe UI Light"/>
        </w:rPr>
        <w:t xml:space="preserve">When someone imports a solution with a Connection Reference, they will set up their own connection like we did when we imported the Procurement and Base solutions in the previous exercises.  </w:t>
      </w:r>
      <w:r w:rsidRPr="007508A3">
        <w:rPr>
          <w:rFonts w:ascii="Segoe UI Light" w:hAnsi="Segoe UI Light" w:cs="Segoe UI Light"/>
        </w:rPr>
        <w:t xml:space="preserve">In our workshop, we will be working with the SAP ERP Connector.  </w:t>
      </w:r>
      <w:r>
        <w:rPr>
          <w:rFonts w:ascii="Segoe UI Light" w:hAnsi="Segoe UI Light" w:cs="Segoe UI Light"/>
        </w:rPr>
        <w:t xml:space="preserve">In the upper ribbon, click on </w:t>
      </w:r>
      <w:r w:rsidRPr="00523733">
        <w:rPr>
          <w:rFonts w:ascii="Segoe UI Light" w:hAnsi="Segoe UI Light" w:cs="Segoe UI Light"/>
          <w:b/>
          <w:bCs/>
        </w:rPr>
        <w:t>+ New</w:t>
      </w:r>
      <w:r>
        <w:rPr>
          <w:rFonts w:ascii="Segoe UI Light" w:hAnsi="Segoe UI Light" w:cs="Segoe UI Light"/>
        </w:rPr>
        <w:t xml:space="preserve">, </w:t>
      </w:r>
      <w:r w:rsidRPr="00523733">
        <w:rPr>
          <w:rFonts w:ascii="Segoe UI Light" w:hAnsi="Segoe UI Light" w:cs="Segoe UI Light"/>
          <w:b/>
          <w:bCs/>
        </w:rPr>
        <w:t>More</w:t>
      </w:r>
      <w:r>
        <w:rPr>
          <w:rFonts w:ascii="Segoe UI Light" w:hAnsi="Segoe UI Light" w:cs="Segoe UI Light"/>
        </w:rPr>
        <w:t xml:space="preserve"> and then select </w:t>
      </w:r>
      <w:r w:rsidRPr="00523733">
        <w:rPr>
          <w:rFonts w:ascii="Segoe UI Light" w:hAnsi="Segoe UI Light" w:cs="Segoe UI Light"/>
          <w:b/>
          <w:bCs/>
        </w:rPr>
        <w:t>Connection Reference</w:t>
      </w:r>
      <w:r>
        <w:rPr>
          <w:rFonts w:ascii="Segoe UI Light" w:hAnsi="Segoe UI Light" w:cs="Segoe UI Light"/>
        </w:rPr>
        <w:t xml:space="preserve">.  </w:t>
      </w:r>
    </w:p>
    <w:p w14:paraId="76E4CED7" w14:textId="77777777" w:rsidR="00A23A8C" w:rsidRPr="007508A3" w:rsidRDefault="00A23A8C" w:rsidP="00A23A8C">
      <w:pPr>
        <w:pStyle w:val="ListParagraph"/>
        <w:rPr>
          <w:rFonts w:ascii="Segoe UI" w:hAnsi="Segoe UI" w:cs="Segoe UI"/>
        </w:rPr>
      </w:pPr>
      <w:r w:rsidRPr="0095773A">
        <w:rPr>
          <w:rFonts w:ascii="Segoe UI Light" w:hAnsi="Segoe UI Light" w:cs="Segoe UI Light"/>
          <w:noProof/>
        </w:rPr>
        <mc:AlternateContent>
          <mc:Choice Requires="wps">
            <w:drawing>
              <wp:anchor distT="0" distB="0" distL="114300" distR="114300" simplePos="0" relativeHeight="251661312" behindDoc="0" locked="0" layoutInCell="1" allowOverlap="1" wp14:anchorId="21135CB2" wp14:editId="7ED7D37B">
                <wp:simplePos x="0" y="0"/>
                <wp:positionH relativeFrom="column">
                  <wp:posOffset>1600200</wp:posOffset>
                </wp:positionH>
                <wp:positionV relativeFrom="paragraph">
                  <wp:posOffset>2406650</wp:posOffset>
                </wp:positionV>
                <wp:extent cx="1149350" cy="260350"/>
                <wp:effectExtent l="19050" t="19050" r="12700" b="25400"/>
                <wp:wrapNone/>
                <wp:docPr id="433848702" name="Rectangle 433848702"/>
                <wp:cNvGraphicFramePr/>
                <a:graphic xmlns:a="http://schemas.openxmlformats.org/drawingml/2006/main">
                  <a:graphicData uri="http://schemas.microsoft.com/office/word/2010/wordprocessingShape">
                    <wps:wsp>
                      <wps:cNvSpPr/>
                      <wps:spPr>
                        <a:xfrm>
                          <a:off x="0" y="0"/>
                          <a:ext cx="114935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4D649" id="Rectangle 433848702" o:spid="_x0000_s1026" style="position:absolute;margin-left:126pt;margin-top:189.5pt;width:90.5pt;height: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60288" behindDoc="0" locked="0" layoutInCell="1" allowOverlap="1" wp14:anchorId="38D91D14" wp14:editId="7C3D6ACB">
                <wp:simplePos x="0" y="0"/>
                <wp:positionH relativeFrom="column">
                  <wp:posOffset>514350</wp:posOffset>
                </wp:positionH>
                <wp:positionV relativeFrom="paragraph">
                  <wp:posOffset>1962150</wp:posOffset>
                </wp:positionV>
                <wp:extent cx="1143000" cy="260350"/>
                <wp:effectExtent l="19050" t="19050" r="19050" b="25400"/>
                <wp:wrapNone/>
                <wp:docPr id="1448939845" name="Rectangle 1448939845"/>
                <wp:cNvGraphicFramePr/>
                <a:graphic xmlns:a="http://schemas.openxmlformats.org/drawingml/2006/main">
                  <a:graphicData uri="http://schemas.microsoft.com/office/word/2010/wordprocessingShape">
                    <wps:wsp>
                      <wps:cNvSpPr/>
                      <wps:spPr>
                        <a:xfrm>
                          <a:off x="0" y="0"/>
                          <a:ext cx="114300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04F84" id="Rectangle 1448939845" o:spid="_x0000_s1026" style="position:absolute;margin-left:40.5pt;margin-top:154.5pt;width:90pt;height: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59264" behindDoc="0" locked="0" layoutInCell="1" allowOverlap="1" wp14:anchorId="5B36E87A" wp14:editId="64817E8A">
                <wp:simplePos x="0" y="0"/>
                <wp:positionH relativeFrom="column">
                  <wp:posOffset>514350</wp:posOffset>
                </wp:positionH>
                <wp:positionV relativeFrom="paragraph">
                  <wp:posOffset>19050</wp:posOffset>
                </wp:positionV>
                <wp:extent cx="634365" cy="260350"/>
                <wp:effectExtent l="19050" t="19050" r="13335" b="25400"/>
                <wp:wrapNone/>
                <wp:docPr id="91539156" name="Rectangle 91539156"/>
                <wp:cNvGraphicFramePr/>
                <a:graphic xmlns:a="http://schemas.openxmlformats.org/drawingml/2006/main">
                  <a:graphicData uri="http://schemas.microsoft.com/office/word/2010/wordprocessingShape">
                    <wps:wsp>
                      <wps:cNvSpPr/>
                      <wps:spPr>
                        <a:xfrm>
                          <a:off x="0" y="0"/>
                          <a:ext cx="634365"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CD4FB" id="Rectangle 91539156" o:spid="_x0000_s1026" style="position:absolute;margin-left:40.5pt;margin-top:1.5pt;width:49.95pt;height: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" filled="f" strokecolor="#c00000" strokeweight="2.25pt"/>
            </w:pict>
          </mc:Fallback>
        </mc:AlternateContent>
      </w:r>
      <w:r w:rsidRPr="00E115E0">
        <w:rPr>
          <w:rFonts w:ascii="Segoe UI" w:hAnsi="Segoe UI" w:cs="Segoe UI"/>
          <w:noProof/>
        </w:rPr>
        <w:drawing>
          <wp:inline distT="0" distB="0" distL="0" distR="0" wp14:anchorId="56E05563" wp14:editId="7738AE53">
            <wp:extent cx="2702442" cy="3098799"/>
            <wp:effectExtent l="0" t="0" r="3175" b="6985"/>
            <wp:docPr id="1497372784" name="Picture 149737278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72784" name="Picture 1" descr="A screenshot of a computer&#10;&#10;Description automatically generated"/>
                    <pic:cNvPicPr/>
                  </pic:nvPicPr>
                  <pic:blipFill>
                    <a:blip r:embed="rId17"/>
                    <a:stretch>
                      <a:fillRect/>
                    </a:stretch>
                  </pic:blipFill>
                  <pic:spPr>
                    <a:xfrm>
                      <a:off x="0" y="0"/>
                      <a:ext cx="2704836" cy="3101544"/>
                    </a:xfrm>
                    <a:prstGeom prst="rect">
                      <a:avLst/>
                    </a:prstGeom>
                  </pic:spPr>
                </pic:pic>
              </a:graphicData>
            </a:graphic>
          </wp:inline>
        </w:drawing>
      </w:r>
    </w:p>
    <w:p w14:paraId="42E00E4F" w14:textId="77777777" w:rsidR="00A23A8C" w:rsidRPr="007508A3" w:rsidRDefault="00A23A8C" w:rsidP="00A23A8C">
      <w:pPr>
        <w:pStyle w:val="ListParagraph"/>
        <w:rPr>
          <w:rFonts w:ascii="Segoe UI" w:hAnsi="Segoe UI" w:cs="Segoe UI"/>
        </w:rPr>
      </w:pPr>
    </w:p>
    <w:p w14:paraId="2891BE73" w14:textId="77777777" w:rsidR="00A23A8C" w:rsidRPr="007508A3" w:rsidRDefault="00A23A8C" w:rsidP="00A23A8C">
      <w:pPr>
        <w:pStyle w:val="ListParagraph"/>
        <w:rPr>
          <w:rFonts w:ascii="Segoe UI" w:hAnsi="Segoe UI" w:cs="Segoe UI"/>
        </w:rPr>
      </w:pPr>
    </w:p>
    <w:p w14:paraId="7A43FBC5" w14:textId="77777777" w:rsidR="00A23A8C" w:rsidRDefault="00A23A8C" w:rsidP="00A23A8C">
      <w:pPr>
        <w:pStyle w:val="ListParagraph"/>
        <w:numPr>
          <w:ilvl w:val="0"/>
          <w:numId w:val="8"/>
        </w:numPr>
        <w:spacing w:line="259" w:lineRule="auto"/>
        <w:rPr>
          <w:rFonts w:ascii="Segoe UI Light" w:hAnsi="Segoe UI Light" w:cs="Segoe UI Light"/>
        </w:rPr>
      </w:pPr>
      <w:r>
        <w:rPr>
          <w:rFonts w:ascii="Segoe UI Light" w:hAnsi="Segoe UI Light" w:cs="Segoe UI Light"/>
        </w:rPr>
        <w:t>Configure the Connection Reference.  Fill out the Connection Reference as follows:</w:t>
      </w:r>
    </w:p>
    <w:p w14:paraId="1D1EA509" w14:textId="77777777" w:rsidR="00A23A8C" w:rsidRDefault="00A23A8C" w:rsidP="00A23A8C">
      <w:pPr>
        <w:pStyle w:val="ListParagraph"/>
        <w:rPr>
          <w:rFonts w:ascii="Segoe UI Light" w:hAnsi="Segoe UI Light" w:cs="Segoe UI Light"/>
        </w:rPr>
      </w:pPr>
    </w:p>
    <w:p w14:paraId="3BAE1679" w14:textId="77777777" w:rsidR="00A23A8C" w:rsidRPr="00857585" w:rsidRDefault="00A23A8C" w:rsidP="00A23A8C">
      <w:pPr>
        <w:pStyle w:val="ListParagraph"/>
        <w:rPr>
          <w:rFonts w:ascii="Segoe UI Light" w:hAnsi="Segoe UI Light" w:cs="Segoe UI Light"/>
          <w:i/>
          <w:iCs/>
        </w:rPr>
      </w:pPr>
      <w:r>
        <w:rPr>
          <w:rFonts w:ascii="Segoe UI Light" w:hAnsi="Segoe UI Light" w:cs="Segoe UI Light"/>
        </w:rPr>
        <w:t xml:space="preserve">Display Name:  </w:t>
      </w:r>
      <w:r w:rsidRPr="00857585">
        <w:rPr>
          <w:rFonts w:ascii="Segoe UI Light" w:hAnsi="Segoe UI Light" w:cs="Segoe UI Light"/>
          <w:b/>
          <w:bCs/>
          <w:i/>
          <w:iCs/>
        </w:rPr>
        <w:t>SAP_ERP_XX</w:t>
      </w:r>
      <w:r w:rsidRPr="00857585">
        <w:rPr>
          <w:rFonts w:ascii="Segoe UI Light" w:hAnsi="Segoe UI Light" w:cs="Segoe UI Light"/>
          <w:i/>
          <w:iCs/>
        </w:rPr>
        <w:t xml:space="preserve"> </w:t>
      </w:r>
      <w:proofErr w:type="gramStart"/>
      <w:r w:rsidRPr="00857585">
        <w:rPr>
          <w:rFonts w:ascii="Segoe UI Light" w:hAnsi="Segoe UI Light" w:cs="Segoe UI Light"/>
          <w:i/>
          <w:iCs/>
        </w:rPr>
        <w:t>( where</w:t>
      </w:r>
      <w:proofErr w:type="gramEnd"/>
      <w:r w:rsidRPr="00857585">
        <w:rPr>
          <w:rFonts w:ascii="Segoe UI Light" w:hAnsi="Segoe UI Light" w:cs="Segoe UI Light"/>
          <w:i/>
          <w:iCs/>
        </w:rPr>
        <w:t xml:space="preserve"> XX are your </w:t>
      </w:r>
      <w:proofErr w:type="gramStart"/>
      <w:r w:rsidRPr="00857585">
        <w:rPr>
          <w:rFonts w:ascii="Segoe UI Light" w:hAnsi="Segoe UI Light" w:cs="Segoe UI Light"/>
          <w:i/>
          <w:iCs/>
        </w:rPr>
        <w:t>initials )</w:t>
      </w:r>
      <w:proofErr w:type="gramEnd"/>
    </w:p>
    <w:p w14:paraId="20A0EF62" w14:textId="77777777" w:rsidR="00A23A8C" w:rsidRDefault="00A23A8C" w:rsidP="00A23A8C">
      <w:pPr>
        <w:pStyle w:val="ListParagraph"/>
        <w:rPr>
          <w:rFonts w:ascii="Segoe UI Light" w:hAnsi="Segoe UI Light" w:cs="Segoe UI Light"/>
        </w:rPr>
      </w:pPr>
      <w:r>
        <w:rPr>
          <w:rFonts w:ascii="Segoe UI Light" w:hAnsi="Segoe UI Light" w:cs="Segoe UI Light"/>
        </w:rPr>
        <w:t xml:space="preserve">Name:  </w:t>
      </w:r>
      <w:r w:rsidRPr="00857585">
        <w:rPr>
          <w:rFonts w:ascii="Segoe UI Light" w:hAnsi="Segoe UI Light" w:cs="Segoe UI Light"/>
          <w:i/>
          <w:iCs/>
        </w:rPr>
        <w:t>Auto-populates removing any spaces</w:t>
      </w:r>
    </w:p>
    <w:p w14:paraId="590C4AC2" w14:textId="77777777" w:rsidR="00A23A8C" w:rsidRPr="00857585" w:rsidRDefault="00A23A8C" w:rsidP="00A23A8C">
      <w:pPr>
        <w:pStyle w:val="ListParagraph"/>
        <w:rPr>
          <w:rFonts w:ascii="Segoe UI Light" w:hAnsi="Segoe UI Light" w:cs="Segoe UI Light"/>
        </w:rPr>
      </w:pPr>
      <w:r>
        <w:rPr>
          <w:rFonts w:ascii="Segoe UI Light" w:hAnsi="Segoe UI Light" w:cs="Segoe UI Light"/>
        </w:rPr>
        <w:t xml:space="preserve">Description:  </w:t>
      </w:r>
      <w:r w:rsidRPr="00857585">
        <w:rPr>
          <w:rFonts w:ascii="Segoe UI Light" w:hAnsi="Segoe UI Light" w:cs="Segoe UI Light"/>
        </w:rPr>
        <w:t>SAP ERP Connector for Test SAP Solution</w:t>
      </w:r>
    </w:p>
    <w:p w14:paraId="479CCB3E" w14:textId="77777777" w:rsidR="00A23A8C" w:rsidRPr="00857585" w:rsidRDefault="00A23A8C" w:rsidP="00A23A8C">
      <w:pPr>
        <w:pStyle w:val="ListParagraph"/>
        <w:rPr>
          <w:rFonts w:ascii="Segoe UI Light" w:hAnsi="Segoe UI Light" w:cs="Segoe UI Light"/>
          <w:b/>
          <w:bCs/>
          <w:i/>
          <w:iCs/>
        </w:rPr>
      </w:pPr>
      <w:r>
        <w:rPr>
          <w:rFonts w:ascii="Segoe UI Light" w:hAnsi="Segoe UI Light" w:cs="Segoe UI Light"/>
        </w:rPr>
        <w:t xml:space="preserve">Connector:  </w:t>
      </w:r>
      <w:r w:rsidRPr="00857585">
        <w:rPr>
          <w:rFonts w:ascii="Segoe UI Light" w:hAnsi="Segoe UI Light" w:cs="Segoe UI Light"/>
          <w:i/>
          <w:iCs/>
        </w:rPr>
        <w:t xml:space="preserve">Click on the drop down and then scroll down and select </w:t>
      </w:r>
      <w:r w:rsidRPr="00857585">
        <w:rPr>
          <w:rFonts w:ascii="Segoe UI Light" w:hAnsi="Segoe UI Light" w:cs="Segoe UI Light"/>
          <w:b/>
          <w:bCs/>
          <w:i/>
          <w:iCs/>
        </w:rPr>
        <w:t>SAP ERP</w:t>
      </w:r>
    </w:p>
    <w:p w14:paraId="652DF066" w14:textId="77777777" w:rsidR="00A23A8C" w:rsidRPr="00857585" w:rsidRDefault="00A23A8C" w:rsidP="00A23A8C">
      <w:pPr>
        <w:pStyle w:val="ListParagraph"/>
        <w:rPr>
          <w:rFonts w:ascii="Segoe UI Light" w:hAnsi="Segoe UI Light" w:cs="Segoe UI Light"/>
          <w:i/>
          <w:iCs/>
        </w:rPr>
      </w:pPr>
      <w:r w:rsidRPr="00857585">
        <w:rPr>
          <w:rFonts w:ascii="Segoe UI Light" w:hAnsi="Segoe UI Light" w:cs="Segoe UI Light"/>
        </w:rPr>
        <w:t>User:</w:t>
      </w:r>
      <w:r w:rsidRPr="00857585">
        <w:rPr>
          <w:rFonts w:ascii="Segoe UI Light" w:hAnsi="Segoe UI Light" w:cs="Segoe UI Light"/>
          <w:i/>
          <w:iCs/>
        </w:rPr>
        <w:t xml:space="preserve">  The </w:t>
      </w:r>
      <w:r w:rsidRPr="00563987">
        <w:rPr>
          <w:rFonts w:ascii="Segoe UI Light" w:hAnsi="Segoe UI Light" w:cs="Segoe UI Light"/>
          <w:b/>
          <w:bCs/>
          <w:i/>
          <w:iCs/>
        </w:rPr>
        <w:t>SAP User login</w:t>
      </w:r>
      <w:r w:rsidRPr="00857585">
        <w:rPr>
          <w:rFonts w:ascii="Segoe UI Light" w:hAnsi="Segoe UI Light" w:cs="Segoe UI Light"/>
          <w:i/>
          <w:iCs/>
        </w:rPr>
        <w:t xml:space="preserve"> supplied by the proctor of your workshop</w:t>
      </w:r>
    </w:p>
    <w:p w14:paraId="2E6C61F5" w14:textId="77777777" w:rsidR="00A23A8C" w:rsidRDefault="00A23A8C" w:rsidP="00A23A8C">
      <w:pPr>
        <w:pStyle w:val="ListParagraph"/>
        <w:rPr>
          <w:rFonts w:ascii="Segoe UI Light" w:hAnsi="Segoe UI Light" w:cs="Segoe UI Light"/>
        </w:rPr>
      </w:pPr>
    </w:p>
    <w:p w14:paraId="2938D7B3" w14:textId="5DF18FD6" w:rsidR="00A23A8C" w:rsidRPr="00A23A8C" w:rsidRDefault="00A23A8C" w:rsidP="00A23A8C">
      <w:pPr>
        <w:pStyle w:val="ListParagraph"/>
        <w:rPr>
          <w:rFonts w:ascii="Segoe UI Light" w:hAnsi="Segoe UI Light" w:cs="Segoe UI Light"/>
          <w:b/>
          <w:bCs/>
        </w:rPr>
      </w:pPr>
      <w:r>
        <w:rPr>
          <w:rFonts w:ascii="Segoe UI Light" w:hAnsi="Segoe UI Light" w:cs="Segoe UI Light"/>
        </w:rPr>
        <w:t xml:space="preserve">Then click on </w:t>
      </w:r>
      <w:r w:rsidRPr="00EF41DA">
        <w:rPr>
          <w:rFonts w:ascii="Segoe UI Light" w:hAnsi="Segoe UI Light" w:cs="Segoe UI Light"/>
          <w:b/>
          <w:bCs/>
        </w:rPr>
        <w:t xml:space="preserve">Create. </w:t>
      </w:r>
    </w:p>
    <w:p w14:paraId="04B7BAD5" w14:textId="72FD132B" w:rsidR="00A23A8C"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6064" behindDoc="0" locked="0" layoutInCell="1" allowOverlap="1" wp14:anchorId="6E7E04AB" wp14:editId="5A23D820">
                <wp:simplePos x="0" y="0"/>
                <wp:positionH relativeFrom="margin">
                  <wp:posOffset>1875366</wp:posOffset>
                </wp:positionH>
                <wp:positionV relativeFrom="paragraph">
                  <wp:posOffset>235161</wp:posOffset>
                </wp:positionV>
                <wp:extent cx="2101850" cy="2070100"/>
                <wp:effectExtent l="19050" t="19050" r="12700" b="25400"/>
                <wp:wrapNone/>
                <wp:docPr id="596550804" name="Rectangle 596550804"/>
                <wp:cNvGraphicFramePr/>
                <a:graphic xmlns:a="http://schemas.openxmlformats.org/drawingml/2006/main">
                  <a:graphicData uri="http://schemas.microsoft.com/office/word/2010/wordprocessingShape">
                    <wps:wsp>
                      <wps:cNvSpPr/>
                      <wps:spPr>
                        <a:xfrm>
                          <a:off x="0" y="0"/>
                          <a:ext cx="2101850" cy="2070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114D4" id="Rectangle 596550804" o:spid="_x0000_s1026" style="position:absolute;margin-left:147.65pt;margin-top:18.5pt;width:165.5pt;height:163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" filled="f" strokecolor="#c00000" strokeweight="2.25pt">
                <w10:wrap anchorx="margin"/>
              </v:rect>
            </w:pict>
          </mc:Fallback>
        </mc:AlternateContent>
      </w:r>
    </w:p>
    <w:p w14:paraId="178737D3" w14:textId="35272AC7" w:rsidR="00A23A8C"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9136" behindDoc="0" locked="0" layoutInCell="1" allowOverlap="1" wp14:anchorId="54848D8D" wp14:editId="4E007111">
                <wp:simplePos x="0" y="0"/>
                <wp:positionH relativeFrom="column">
                  <wp:posOffset>2679700</wp:posOffset>
                </wp:positionH>
                <wp:positionV relativeFrom="paragraph">
                  <wp:posOffset>4410922</wp:posOffset>
                </wp:positionV>
                <wp:extent cx="619777" cy="243996"/>
                <wp:effectExtent l="19050" t="19050" r="27940" b="22860"/>
                <wp:wrapNone/>
                <wp:docPr id="1659059725" name="Rectangle 1659059725"/>
                <wp:cNvGraphicFramePr/>
                <a:graphic xmlns:a="http://schemas.openxmlformats.org/drawingml/2006/main">
                  <a:graphicData uri="http://schemas.microsoft.com/office/word/2010/wordprocessingShape">
                    <wps:wsp>
                      <wps:cNvSpPr/>
                      <wps:spPr>
                        <a:xfrm>
                          <a:off x="0" y="0"/>
                          <a:ext cx="619777" cy="2439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8FFBA" id="Rectangle 1659059725" o:spid="_x0000_s1026" style="position:absolute;margin-left:211pt;margin-top:347.3pt;width:48.8pt;height:19.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37088" behindDoc="0" locked="0" layoutInCell="1" allowOverlap="1" wp14:anchorId="70A66F83" wp14:editId="09329E25">
                <wp:simplePos x="0" y="0"/>
                <wp:positionH relativeFrom="column">
                  <wp:posOffset>444500</wp:posOffset>
                </wp:positionH>
                <wp:positionV relativeFrom="paragraph">
                  <wp:posOffset>2250016</wp:posOffset>
                </wp:positionV>
                <wp:extent cx="1149350" cy="260350"/>
                <wp:effectExtent l="19050" t="19050" r="12700" b="25400"/>
                <wp:wrapNone/>
                <wp:docPr id="651619970" name="Rectangle 651619970"/>
                <wp:cNvGraphicFramePr/>
                <a:graphic xmlns:a="http://schemas.openxmlformats.org/drawingml/2006/main">
                  <a:graphicData uri="http://schemas.microsoft.com/office/word/2010/wordprocessingShape">
                    <wps:wsp>
                      <wps:cNvSpPr/>
                      <wps:spPr>
                        <a:xfrm>
                          <a:off x="0" y="0"/>
                          <a:ext cx="114935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80BAB" id="Rectangle 651619970" o:spid="_x0000_s1026" style="position:absolute;margin-left:35pt;margin-top:177.15pt;width:90.5pt;height:2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" filled="f" strokecolor="#c00000" strokeweight="2.25pt"/>
            </w:pict>
          </mc:Fallback>
        </mc:AlternateContent>
      </w:r>
      <w:r w:rsidRPr="00FE6791">
        <w:rPr>
          <w:rFonts w:ascii="Segoe UI Light" w:hAnsi="Segoe UI Light" w:cs="Segoe UI Light"/>
          <w:noProof/>
        </w:rPr>
        <w:drawing>
          <wp:inline distT="0" distB="0" distL="0" distR="0" wp14:anchorId="7642CE73" wp14:editId="7ECE449F">
            <wp:extent cx="3329416" cy="4707467"/>
            <wp:effectExtent l="0" t="0" r="0" b="4445"/>
            <wp:docPr id="1729590890" name="Picture 172959089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0890" name="Picture 1" descr="A screenshot of a computer&#10;&#10;Description automatically generated"/>
                    <pic:cNvPicPr/>
                  </pic:nvPicPr>
                  <pic:blipFill>
                    <a:blip r:embed="rId18"/>
                    <a:stretch>
                      <a:fillRect/>
                    </a:stretch>
                  </pic:blipFill>
                  <pic:spPr>
                    <a:xfrm>
                      <a:off x="0" y="0"/>
                      <a:ext cx="3333629" cy="4713424"/>
                    </a:xfrm>
                    <a:prstGeom prst="rect">
                      <a:avLst/>
                    </a:prstGeom>
                  </pic:spPr>
                </pic:pic>
              </a:graphicData>
            </a:graphic>
          </wp:inline>
        </w:drawing>
      </w:r>
    </w:p>
    <w:p w14:paraId="39756734" w14:textId="6D665104" w:rsidR="00A23A8C" w:rsidRDefault="00A23A8C" w:rsidP="00A23A8C">
      <w:pPr>
        <w:pStyle w:val="ListParagraph"/>
        <w:rPr>
          <w:rFonts w:ascii="Segoe UI Light" w:hAnsi="Segoe UI Light" w:cs="Segoe UI Light"/>
        </w:rPr>
      </w:pPr>
    </w:p>
    <w:p w14:paraId="68050FA7" w14:textId="32490157" w:rsidR="00A23A8C" w:rsidRPr="00CC372B" w:rsidRDefault="00A23A8C" w:rsidP="00A23A8C">
      <w:pPr>
        <w:pStyle w:val="ListParagraph"/>
        <w:rPr>
          <w:rFonts w:ascii="Segoe UI" w:hAnsi="Segoe UI" w:cs="Segoe UI"/>
          <w:i/>
          <w:iCs/>
        </w:rPr>
      </w:pPr>
      <w:r w:rsidRPr="00CC372B">
        <w:rPr>
          <w:rFonts w:ascii="Segoe UI" w:hAnsi="Segoe UI" w:cs="Segoe UI"/>
          <w:i/>
          <w:iCs/>
        </w:rPr>
        <w:t xml:space="preserve">More about Connection References - </w:t>
      </w:r>
      <w:hyperlink r:id="rId19" w:history="1">
        <w:r w:rsidRPr="00CC372B">
          <w:rPr>
            <w:rStyle w:val="Hyperlink"/>
            <w:rFonts w:ascii="Segoe UI" w:hAnsi="Segoe UI" w:cs="Segoe UI"/>
            <w:i/>
            <w:iCs/>
          </w:rPr>
          <w:t>Use a connection reference in a solution - Power Apps | Microsoft Learn</w:t>
        </w:r>
      </w:hyperlink>
    </w:p>
    <w:p w14:paraId="25366ABD" w14:textId="77777777" w:rsidR="00A23A8C" w:rsidRDefault="00A23A8C" w:rsidP="00A23A8C">
      <w:pPr>
        <w:pStyle w:val="ListParagraph"/>
        <w:rPr>
          <w:rFonts w:ascii="Segoe UI Light" w:hAnsi="Segoe UI Light" w:cs="Segoe UI Light"/>
        </w:rPr>
      </w:pPr>
    </w:p>
    <w:p w14:paraId="33A98BCF" w14:textId="77777777" w:rsidR="00A23A8C" w:rsidRPr="00F572B1" w:rsidRDefault="00A23A8C" w:rsidP="00A23A8C">
      <w:pPr>
        <w:pStyle w:val="ListParagraph"/>
        <w:numPr>
          <w:ilvl w:val="0"/>
          <w:numId w:val="8"/>
        </w:numPr>
        <w:spacing w:line="259" w:lineRule="auto"/>
        <w:rPr>
          <w:rFonts w:ascii="Segoe UI Light" w:hAnsi="Segoe UI Light" w:cs="Segoe UI Light"/>
        </w:rPr>
      </w:pPr>
      <w:r w:rsidRPr="00F572B1">
        <w:rPr>
          <w:rFonts w:ascii="Segoe UI Light" w:hAnsi="Segoe UI Light" w:cs="Segoe UI Light"/>
        </w:rPr>
        <w:t xml:space="preserve">Create a new Environment variable.  </w:t>
      </w:r>
      <w:r w:rsidRPr="00F572B1">
        <w:rPr>
          <w:rStyle w:val="normaltextrun"/>
          <w:rFonts w:ascii="Segoe UI Light" w:hAnsi="Segoe UI Light" w:cs="Segoe UI Light"/>
          <w:shd w:val="clear" w:color="auto" w:fill="FFFFFF"/>
          <w:lang w:val="x-none"/>
        </w:rPr>
        <w:t>SAP has several different connection parameters, and it is cumbersome for makers to enter these for each Power Automate SAP action. Makers are now able to reuse environment variables within solution-aware flows that contain all the SAP system information. Once the environment variable is defined, makers can use the environment variable in their SAP actions without having to re-enter all the system information again. </w:t>
      </w:r>
      <w:r w:rsidRPr="00F572B1">
        <w:rPr>
          <w:rStyle w:val="eop"/>
          <w:rFonts w:ascii="Segoe UI Light" w:hAnsi="Segoe UI Light" w:cs="Segoe UI Light"/>
          <w:shd w:val="clear" w:color="auto" w:fill="FFFFFF"/>
        </w:rPr>
        <w:t> </w:t>
      </w:r>
    </w:p>
    <w:p w14:paraId="0A65520E" w14:textId="77777777" w:rsidR="00A23A8C" w:rsidRPr="00F572B1" w:rsidRDefault="00A23A8C" w:rsidP="00A23A8C">
      <w:pPr>
        <w:pStyle w:val="ListParagraph"/>
        <w:rPr>
          <w:rFonts w:ascii="Segoe UI Light" w:hAnsi="Segoe UI Light" w:cs="Segoe UI Light"/>
          <w:b/>
          <w:bCs/>
        </w:rPr>
      </w:pPr>
      <w:r w:rsidRPr="00F572B1">
        <w:rPr>
          <w:rFonts w:ascii="Segoe UI Light" w:hAnsi="Segoe UI Light" w:cs="Segoe UI Light"/>
        </w:rPr>
        <w:t xml:space="preserve">Click on </w:t>
      </w:r>
      <w:r w:rsidRPr="00F572B1">
        <w:rPr>
          <w:rFonts w:ascii="Segoe UI Light" w:hAnsi="Segoe UI Light" w:cs="Segoe UI Light"/>
          <w:b/>
          <w:bCs/>
        </w:rPr>
        <w:t>+ New</w:t>
      </w:r>
      <w:r w:rsidRPr="00F572B1">
        <w:rPr>
          <w:rFonts w:ascii="Segoe UI Light" w:hAnsi="Segoe UI Light" w:cs="Segoe UI Light"/>
        </w:rPr>
        <w:t xml:space="preserve">, </w:t>
      </w:r>
      <w:r w:rsidRPr="00F572B1">
        <w:rPr>
          <w:rFonts w:ascii="Segoe UI Light" w:hAnsi="Segoe UI Light" w:cs="Segoe UI Light"/>
          <w:b/>
          <w:bCs/>
        </w:rPr>
        <w:t xml:space="preserve">More </w:t>
      </w:r>
      <w:r w:rsidRPr="00F572B1">
        <w:rPr>
          <w:rFonts w:ascii="Segoe UI Light" w:hAnsi="Segoe UI Light" w:cs="Segoe UI Light"/>
        </w:rPr>
        <w:t xml:space="preserve">and then </w:t>
      </w:r>
      <w:r w:rsidRPr="00F572B1">
        <w:rPr>
          <w:rFonts w:ascii="Segoe UI Light" w:hAnsi="Segoe UI Light" w:cs="Segoe UI Light"/>
          <w:b/>
          <w:bCs/>
        </w:rPr>
        <w:t xml:space="preserve">Environment variable.  </w:t>
      </w:r>
    </w:p>
    <w:p w14:paraId="6C098BFF" w14:textId="77777777" w:rsidR="00A23A8C" w:rsidRDefault="00A23A8C" w:rsidP="00A23A8C">
      <w:pPr>
        <w:rPr>
          <w:rFonts w:ascii="Segoe UI Light" w:hAnsi="Segoe UI Light" w:cs="Segoe UI Light"/>
        </w:rPr>
      </w:pPr>
    </w:p>
    <w:p w14:paraId="454C9638" w14:textId="77777777" w:rsidR="00A23A8C"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6848" behindDoc="0" locked="0" layoutInCell="1" allowOverlap="1" wp14:anchorId="50571D7B" wp14:editId="3912E335">
                <wp:simplePos x="0" y="0"/>
                <wp:positionH relativeFrom="column">
                  <wp:posOffset>2122699</wp:posOffset>
                </wp:positionH>
                <wp:positionV relativeFrom="paragraph">
                  <wp:posOffset>3570939</wp:posOffset>
                </wp:positionV>
                <wp:extent cx="1423904" cy="239942"/>
                <wp:effectExtent l="19050" t="19050" r="24130" b="27305"/>
                <wp:wrapNone/>
                <wp:docPr id="11" name="Rectangle 11"/>
                <wp:cNvGraphicFramePr/>
                <a:graphic xmlns:a="http://schemas.openxmlformats.org/drawingml/2006/main">
                  <a:graphicData uri="http://schemas.microsoft.com/office/word/2010/wordprocessingShape">
                    <wps:wsp>
                      <wps:cNvSpPr/>
                      <wps:spPr>
                        <a:xfrm>
                          <a:off x="0" y="0"/>
                          <a:ext cx="1423904" cy="23994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A86F9" id="Rectangle 11" o:spid="_x0000_s1026" style="position:absolute;margin-left:167.15pt;margin-top:281.2pt;width:112.1pt;height:18.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DQrggIAAGk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25824" behindDoc="0" locked="0" layoutInCell="1" allowOverlap="1" wp14:anchorId="24A334D5" wp14:editId="242E9B49">
                <wp:simplePos x="0" y="0"/>
                <wp:positionH relativeFrom="column">
                  <wp:posOffset>674458</wp:posOffset>
                </wp:positionH>
                <wp:positionV relativeFrom="paragraph">
                  <wp:posOffset>2397547</wp:posOffset>
                </wp:positionV>
                <wp:extent cx="1408048" cy="287512"/>
                <wp:effectExtent l="19050" t="19050" r="20955" b="17780"/>
                <wp:wrapNone/>
                <wp:docPr id="10" name="Rectangle 10"/>
                <wp:cNvGraphicFramePr/>
                <a:graphic xmlns:a="http://schemas.openxmlformats.org/drawingml/2006/main">
                  <a:graphicData uri="http://schemas.microsoft.com/office/word/2010/wordprocessingShape">
                    <wps:wsp>
                      <wps:cNvSpPr/>
                      <wps:spPr>
                        <a:xfrm>
                          <a:off x="0" y="0"/>
                          <a:ext cx="1408048" cy="2875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18B05" id="Rectangle 10" o:spid="_x0000_s1026" style="position:absolute;margin-left:53.1pt;margin-top:188.8pt;width:110.85pt;height:22.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24800" behindDoc="0" locked="0" layoutInCell="1" allowOverlap="1" wp14:anchorId="2B07F312" wp14:editId="6B04D22D">
                <wp:simplePos x="0" y="0"/>
                <wp:positionH relativeFrom="column">
                  <wp:posOffset>515892</wp:posOffset>
                </wp:positionH>
                <wp:positionV relativeFrom="paragraph">
                  <wp:posOffset>34907</wp:posOffset>
                </wp:positionV>
                <wp:extent cx="810781" cy="282226"/>
                <wp:effectExtent l="19050" t="19050" r="27940" b="22860"/>
                <wp:wrapNone/>
                <wp:docPr id="8" name="Rectangle 8"/>
                <wp:cNvGraphicFramePr/>
                <a:graphic xmlns:a="http://schemas.openxmlformats.org/drawingml/2006/main">
                  <a:graphicData uri="http://schemas.microsoft.com/office/word/2010/wordprocessingShape">
                    <wps:wsp>
                      <wps:cNvSpPr/>
                      <wps:spPr>
                        <a:xfrm>
                          <a:off x="0" y="0"/>
                          <a:ext cx="810781" cy="28222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F8D3B" id="Rectangle 8" o:spid="_x0000_s1026" style="position:absolute;margin-left:40.6pt;margin-top:2.75pt;width:63.85pt;height:22.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" filled="f" strokecolor="#c00000" strokeweight="2.25pt"/>
            </w:pict>
          </mc:Fallback>
        </mc:AlternateContent>
      </w:r>
      <w:r w:rsidRPr="00BA284E">
        <w:rPr>
          <w:rFonts w:ascii="Segoe UI Light" w:hAnsi="Segoe UI Light" w:cs="Segoe UI Light"/>
          <w:noProof/>
        </w:rPr>
        <w:drawing>
          <wp:inline distT="0" distB="0" distL="0" distR="0" wp14:anchorId="330003FB" wp14:editId="22A582EF">
            <wp:extent cx="3122548" cy="4651628"/>
            <wp:effectExtent l="0" t="0" r="1905"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20"/>
                    <a:stretch>
                      <a:fillRect/>
                    </a:stretch>
                  </pic:blipFill>
                  <pic:spPr>
                    <a:xfrm>
                      <a:off x="0" y="0"/>
                      <a:ext cx="3129946" cy="4662648"/>
                    </a:xfrm>
                    <a:prstGeom prst="rect">
                      <a:avLst/>
                    </a:prstGeom>
                  </pic:spPr>
                </pic:pic>
              </a:graphicData>
            </a:graphic>
          </wp:inline>
        </w:drawing>
      </w:r>
    </w:p>
    <w:p w14:paraId="262BC16E" w14:textId="77777777" w:rsidR="00A23A8C" w:rsidRDefault="00A23A8C" w:rsidP="00A23A8C">
      <w:pPr>
        <w:ind w:left="720"/>
        <w:rPr>
          <w:rFonts w:ascii="Segoe UI Light" w:hAnsi="Segoe UI Light" w:cs="Segoe UI Light"/>
        </w:rPr>
      </w:pPr>
    </w:p>
    <w:p w14:paraId="77A85FB1" w14:textId="77777777" w:rsidR="00A23A8C" w:rsidRDefault="00A23A8C" w:rsidP="00A23A8C">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Configure the Environment variable.  Enter the following to configure the Environment variable then click on </w:t>
      </w:r>
      <w:r w:rsidRPr="00AE3CC4">
        <w:rPr>
          <w:rFonts w:ascii="Segoe UI Light" w:hAnsi="Segoe UI Light" w:cs="Segoe UI Light"/>
          <w:b/>
          <w:bCs/>
        </w:rPr>
        <w:t>Save.</w:t>
      </w:r>
      <w:r>
        <w:rPr>
          <w:rFonts w:ascii="Segoe UI Light" w:hAnsi="Segoe UI Light" w:cs="Segoe UI Light"/>
        </w:rPr>
        <w:t xml:space="preserve"> </w:t>
      </w:r>
    </w:p>
    <w:p w14:paraId="116BF520" w14:textId="77777777" w:rsidR="00A23A8C" w:rsidRDefault="00A23A8C" w:rsidP="00A23A8C">
      <w:pPr>
        <w:pStyle w:val="ListParagraph"/>
        <w:rPr>
          <w:rFonts w:ascii="Segoe UI Light" w:hAnsi="Segoe UI Light" w:cs="Segoe UI Light"/>
        </w:rPr>
      </w:pPr>
    </w:p>
    <w:p w14:paraId="75A78EC9" w14:textId="77777777" w:rsidR="00A23A8C" w:rsidRPr="00EB1420" w:rsidRDefault="00A23A8C" w:rsidP="00A23A8C">
      <w:pPr>
        <w:pStyle w:val="ListParagraph"/>
        <w:rPr>
          <w:rFonts w:ascii="Segoe UI Light" w:hAnsi="Segoe UI Light" w:cs="Segoe UI Light"/>
          <w:b/>
          <w:bCs/>
          <w:i/>
          <w:iCs/>
        </w:rPr>
      </w:pPr>
      <w:r>
        <w:rPr>
          <w:rFonts w:ascii="Segoe UI Light" w:hAnsi="Segoe UI Light" w:cs="Segoe UI Light"/>
        </w:rPr>
        <w:t xml:space="preserve">Display Name:  </w:t>
      </w:r>
      <w:proofErr w:type="spellStart"/>
      <w:r w:rsidRPr="00EB1420">
        <w:rPr>
          <w:rFonts w:ascii="Segoe UI Light" w:hAnsi="Segoe UI Light" w:cs="Segoe UI Light"/>
          <w:b/>
          <w:bCs/>
          <w:i/>
          <w:iCs/>
        </w:rPr>
        <w:t>sap_application_server_xx</w:t>
      </w:r>
      <w:proofErr w:type="spellEnd"/>
      <w:r w:rsidRPr="00EB1420">
        <w:rPr>
          <w:rFonts w:ascii="Segoe UI Light" w:hAnsi="Segoe UI Light" w:cs="Segoe UI Light"/>
          <w:b/>
          <w:bCs/>
          <w:i/>
          <w:iCs/>
        </w:rPr>
        <w:t xml:space="preserve"> </w:t>
      </w:r>
      <w:proofErr w:type="gramStart"/>
      <w:r w:rsidRPr="00EB1420">
        <w:rPr>
          <w:rFonts w:ascii="Segoe UI Light" w:hAnsi="Segoe UI Light" w:cs="Segoe UI Light"/>
          <w:b/>
          <w:bCs/>
          <w:i/>
          <w:iCs/>
        </w:rPr>
        <w:t>( where</w:t>
      </w:r>
      <w:proofErr w:type="gramEnd"/>
      <w:r w:rsidRPr="00EB1420">
        <w:rPr>
          <w:rFonts w:ascii="Segoe UI Light" w:hAnsi="Segoe UI Light" w:cs="Segoe UI Light"/>
          <w:b/>
          <w:bCs/>
          <w:i/>
          <w:iCs/>
        </w:rPr>
        <w:t xml:space="preserve"> xx are your </w:t>
      </w:r>
      <w:proofErr w:type="gramStart"/>
      <w:r w:rsidRPr="00EB1420">
        <w:rPr>
          <w:rFonts w:ascii="Segoe UI Light" w:hAnsi="Segoe UI Light" w:cs="Segoe UI Light"/>
          <w:b/>
          <w:bCs/>
          <w:i/>
          <w:iCs/>
        </w:rPr>
        <w:t>initials )</w:t>
      </w:r>
      <w:proofErr w:type="gramEnd"/>
    </w:p>
    <w:p w14:paraId="381D9DC5" w14:textId="77777777" w:rsidR="00A23A8C" w:rsidRPr="00D2028B" w:rsidRDefault="00A23A8C" w:rsidP="00A23A8C">
      <w:pPr>
        <w:pStyle w:val="ListParagraph"/>
        <w:rPr>
          <w:rFonts w:ascii="Segoe UI Light" w:hAnsi="Segoe UI Light" w:cs="Segoe UI Light"/>
        </w:rPr>
      </w:pPr>
      <w:r w:rsidRPr="00D2028B">
        <w:rPr>
          <w:rFonts w:ascii="Segoe UI Light" w:hAnsi="Segoe UI Light" w:cs="Segoe UI Light"/>
        </w:rPr>
        <w:lastRenderedPageBreak/>
        <w:t>Description</w:t>
      </w:r>
      <w:r w:rsidRPr="00EB1420">
        <w:rPr>
          <w:rFonts w:ascii="Segoe UI Light" w:hAnsi="Segoe UI Light" w:cs="Segoe UI Light"/>
          <w:i/>
          <w:iCs/>
        </w:rPr>
        <w:t xml:space="preserve">:  </w:t>
      </w:r>
      <w:r w:rsidRPr="00EB1420">
        <w:rPr>
          <w:rFonts w:ascii="Segoe UI Light" w:hAnsi="Segoe UI Light" w:cs="Segoe UI Light"/>
          <w:b/>
          <w:bCs/>
          <w:i/>
          <w:iCs/>
        </w:rPr>
        <w:t>SAP System Variable</w:t>
      </w:r>
    </w:p>
    <w:p w14:paraId="633A6602" w14:textId="77777777" w:rsidR="00A23A8C" w:rsidRDefault="00A23A8C" w:rsidP="00A23A8C">
      <w:pPr>
        <w:pStyle w:val="ListParagraph"/>
        <w:rPr>
          <w:rFonts w:ascii="Segoe UI Light" w:hAnsi="Segoe UI Light" w:cs="Segoe UI Light"/>
        </w:rPr>
      </w:pPr>
      <w:r>
        <w:rPr>
          <w:rFonts w:ascii="Segoe UI Light" w:hAnsi="Segoe UI Light" w:cs="Segoe UI Light"/>
        </w:rPr>
        <w:t xml:space="preserve">Data Type:  </w:t>
      </w:r>
      <w:r w:rsidRPr="00EB1420">
        <w:rPr>
          <w:rFonts w:ascii="Segoe UI Light" w:hAnsi="Segoe UI Light" w:cs="Segoe UI Light"/>
          <w:b/>
          <w:bCs/>
          <w:i/>
          <w:iCs/>
        </w:rPr>
        <w:t>Text</w:t>
      </w:r>
    </w:p>
    <w:p w14:paraId="52683397" w14:textId="77777777" w:rsidR="00A23A8C" w:rsidRDefault="00A23A8C" w:rsidP="00A23A8C">
      <w:pPr>
        <w:pStyle w:val="ListParagraph"/>
        <w:ind w:left="1440"/>
        <w:rPr>
          <w:rFonts w:ascii="Segoe UI Light" w:hAnsi="Segoe UI Light" w:cs="Segoe UI Light"/>
        </w:rPr>
      </w:pPr>
      <w:r w:rsidRPr="00D51950">
        <w:rPr>
          <w:rFonts w:ascii="Segoe UI Light" w:hAnsi="Segoe UI Light" w:cs="Segoe UI Light"/>
          <w:b/>
          <w:bCs/>
        </w:rPr>
        <w:t>NOTE:</w:t>
      </w:r>
      <w:r>
        <w:rPr>
          <w:rFonts w:ascii="Segoe UI Light" w:hAnsi="Segoe UI Light" w:cs="Segoe UI Light"/>
        </w:rPr>
        <w:t xml:space="preserve">  Even though we are entering a JSON blob, we must choose Text for the variable data type as the SAP BAPI will be expecting text values.  </w:t>
      </w:r>
    </w:p>
    <w:p w14:paraId="02901208" w14:textId="77777777" w:rsidR="00A23A8C" w:rsidRDefault="00A23A8C" w:rsidP="00A23A8C">
      <w:pPr>
        <w:pStyle w:val="ListParagraph"/>
        <w:rPr>
          <w:rFonts w:ascii="Segoe UI Light" w:hAnsi="Segoe UI Light" w:cs="Segoe UI Light"/>
        </w:rPr>
      </w:pPr>
    </w:p>
    <w:p w14:paraId="6C107F24" w14:textId="77777777" w:rsidR="00A23A8C" w:rsidRPr="00EB1420" w:rsidRDefault="00A23A8C" w:rsidP="00A23A8C">
      <w:pPr>
        <w:pStyle w:val="ListParagraph"/>
        <w:rPr>
          <w:rFonts w:ascii="Segoe UI Light" w:hAnsi="Segoe UI Light" w:cs="Segoe UI Light"/>
          <w:i/>
          <w:iCs/>
        </w:rPr>
      </w:pPr>
      <w:r>
        <w:rPr>
          <w:rFonts w:ascii="Segoe UI Light" w:hAnsi="Segoe UI Light" w:cs="Segoe UI Light"/>
        </w:rPr>
        <w:t xml:space="preserve">Default Value:  </w:t>
      </w:r>
      <w:r w:rsidRPr="00EB1420">
        <w:rPr>
          <w:rFonts w:ascii="Segoe UI Light" w:hAnsi="Segoe UI Light" w:cs="Segoe UI Light"/>
          <w:i/>
          <w:iCs/>
        </w:rPr>
        <w:t>Copy and paste the JSON blob below.</w:t>
      </w:r>
    </w:p>
    <w:p w14:paraId="4FEA77CC" w14:textId="77777777" w:rsidR="00A23A8C" w:rsidRPr="005B1D44" w:rsidRDefault="00A23A8C" w:rsidP="00A23A8C">
      <w:pPr>
        <w:ind w:left="1440"/>
        <w:rPr>
          <w:rFonts w:ascii="Segoe UI Light" w:hAnsi="Segoe UI Light" w:cs="Segoe UI Light"/>
          <w:b/>
          <w:bCs/>
        </w:rPr>
      </w:pPr>
      <w:r w:rsidRPr="00090774">
        <w:rPr>
          <w:rStyle w:val="normaltextrun"/>
          <w:rFonts w:ascii="Segoe UI Light" w:eastAsia="Times New Roman" w:hAnsi="Segoe UI Light" w:cs="Segoe UI Light"/>
          <w:b/>
          <w:bCs/>
          <w:i/>
          <w:iCs/>
          <w:lang w:val="x-none"/>
        </w:rPr>
        <w:t>{"</w:t>
      </w:r>
      <w:proofErr w:type="spellStart"/>
      <w:r w:rsidRPr="00090774">
        <w:rPr>
          <w:rStyle w:val="normaltextrun"/>
          <w:rFonts w:ascii="Segoe UI Light" w:eastAsia="Times New Roman" w:hAnsi="Segoe UI Light" w:cs="Segoe UI Light"/>
          <w:b/>
          <w:bCs/>
          <w:i/>
          <w:iCs/>
          <w:lang w:val="x-none"/>
        </w:rPr>
        <w:t>AppServerHost</w:t>
      </w:r>
      <w:proofErr w:type="spellEnd"/>
      <w:r w:rsidRPr="00090774">
        <w:rPr>
          <w:rStyle w:val="normaltextrun"/>
          <w:rFonts w:ascii="Segoe UI Light" w:eastAsia="Times New Roman" w:hAnsi="Segoe UI Light" w:cs="Segoe UI Light"/>
          <w:b/>
          <w:bCs/>
          <w:i/>
          <w:iCs/>
          <w:lang w:val="x-none"/>
        </w:rPr>
        <w:t>" : "10.0.</w:t>
      </w:r>
      <w:r>
        <w:rPr>
          <w:rStyle w:val="normaltextrun"/>
          <w:rFonts w:ascii="Segoe UI Light" w:eastAsia="Times New Roman" w:hAnsi="Segoe UI Light" w:cs="Segoe UI Light"/>
          <w:b/>
          <w:bCs/>
          <w:i/>
          <w:iCs/>
          <w:lang w:val="x-none"/>
        </w:rPr>
        <w:t>1</w:t>
      </w:r>
      <w:r w:rsidRPr="00090774">
        <w:rPr>
          <w:rStyle w:val="normaltextrun"/>
          <w:rFonts w:ascii="Segoe UI Light" w:eastAsia="Times New Roman" w:hAnsi="Segoe UI Light" w:cs="Segoe UI Light"/>
          <w:b/>
          <w:bCs/>
          <w:i/>
          <w:iCs/>
          <w:lang w:val="x-none"/>
        </w:rPr>
        <w:t>.2</w:t>
      </w:r>
      <w:r>
        <w:rPr>
          <w:rStyle w:val="normaltextrun"/>
          <w:rFonts w:ascii="Segoe UI Light" w:eastAsia="Times New Roman" w:hAnsi="Segoe UI Light" w:cs="Segoe UI Light"/>
          <w:b/>
          <w:bCs/>
          <w:i/>
          <w:iCs/>
          <w:lang w:val="x-none"/>
        </w:rPr>
        <w:t>03</w:t>
      </w:r>
      <w:r w:rsidRPr="00090774">
        <w:rPr>
          <w:rStyle w:val="normaltextrun"/>
          <w:rFonts w:ascii="Segoe UI Light" w:eastAsia="Times New Roman" w:hAnsi="Segoe UI Light" w:cs="Segoe UI Light"/>
          <w:b/>
          <w:bCs/>
          <w:i/>
          <w:iCs/>
          <w:lang w:val="x-none"/>
        </w:rPr>
        <w:t>", "</w:t>
      </w:r>
      <w:proofErr w:type="spellStart"/>
      <w:r w:rsidRPr="00090774">
        <w:rPr>
          <w:rStyle w:val="normaltextrun"/>
          <w:rFonts w:ascii="Segoe UI Light" w:eastAsia="Times New Roman" w:hAnsi="Segoe UI Light" w:cs="Segoe UI Light"/>
          <w:b/>
          <w:bCs/>
          <w:i/>
          <w:iCs/>
          <w:lang w:val="x-none"/>
        </w:rPr>
        <w:t>LogonType</w:t>
      </w:r>
      <w:proofErr w:type="spellEnd"/>
      <w:r w:rsidRPr="00090774">
        <w:rPr>
          <w:rStyle w:val="normaltextrun"/>
          <w:rFonts w:ascii="Segoe UI Light" w:eastAsia="Times New Roman" w:hAnsi="Segoe UI Light" w:cs="Segoe UI Light"/>
          <w:b/>
          <w:bCs/>
          <w:i/>
          <w:iCs/>
          <w:lang w:val="x-none"/>
        </w:rPr>
        <w:t>":"</w:t>
      </w:r>
      <w:proofErr w:type="spellStart"/>
      <w:r w:rsidRPr="00090774">
        <w:rPr>
          <w:rStyle w:val="normaltextrun"/>
          <w:rFonts w:ascii="Segoe UI Light" w:eastAsia="Times New Roman" w:hAnsi="Segoe UI Light" w:cs="Segoe UI Light"/>
          <w:b/>
          <w:bCs/>
          <w:i/>
          <w:iCs/>
          <w:lang w:val="x-none"/>
        </w:rPr>
        <w:t>ApplicationServer</w:t>
      </w:r>
      <w:proofErr w:type="spellEnd"/>
      <w:r w:rsidRPr="00090774">
        <w:rPr>
          <w:rStyle w:val="normaltextrun"/>
          <w:rFonts w:ascii="Segoe UI Light" w:eastAsia="Times New Roman" w:hAnsi="Segoe UI Light" w:cs="Segoe UI Light"/>
          <w:b/>
          <w:bCs/>
          <w:i/>
          <w:iCs/>
          <w:lang w:val="x-none"/>
        </w:rPr>
        <w:t>", "</w:t>
      </w:r>
      <w:proofErr w:type="spellStart"/>
      <w:r w:rsidRPr="00090774">
        <w:rPr>
          <w:rStyle w:val="normaltextrun"/>
          <w:rFonts w:ascii="Segoe UI Light" w:eastAsia="Times New Roman" w:hAnsi="Segoe UI Light" w:cs="Segoe UI Light"/>
          <w:b/>
          <w:bCs/>
          <w:i/>
          <w:iCs/>
          <w:lang w:val="x-none"/>
        </w:rPr>
        <w:t>SystemNumber</w:t>
      </w:r>
      <w:proofErr w:type="spellEnd"/>
      <w:r w:rsidRPr="00090774">
        <w:rPr>
          <w:rStyle w:val="normaltextrun"/>
          <w:rFonts w:ascii="Segoe UI Light" w:eastAsia="Times New Roman" w:hAnsi="Segoe UI Light" w:cs="Segoe UI Light"/>
          <w:b/>
          <w:bCs/>
          <w:i/>
          <w:iCs/>
          <w:lang w:val="x-none"/>
        </w:rPr>
        <w:t>": "00", "Client":"800"}</w:t>
      </w:r>
    </w:p>
    <w:p w14:paraId="7102B748" w14:textId="1FE07565" w:rsidR="00A23A8C" w:rsidRDefault="00497935" w:rsidP="00A23A8C">
      <w:pPr>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0944" behindDoc="0" locked="0" layoutInCell="1" allowOverlap="1" wp14:anchorId="493153B5" wp14:editId="6E544E54">
                <wp:simplePos x="0" y="0"/>
                <wp:positionH relativeFrom="column">
                  <wp:posOffset>967317</wp:posOffset>
                </wp:positionH>
                <wp:positionV relativeFrom="paragraph">
                  <wp:posOffset>2919518</wp:posOffset>
                </wp:positionV>
                <wp:extent cx="2083011" cy="472017"/>
                <wp:effectExtent l="12700" t="12700" r="12700" b="10795"/>
                <wp:wrapNone/>
                <wp:docPr id="20" name="Rectangle 20"/>
                <wp:cNvGraphicFramePr/>
                <a:graphic xmlns:a="http://schemas.openxmlformats.org/drawingml/2006/main">
                  <a:graphicData uri="http://schemas.microsoft.com/office/word/2010/wordprocessingShape">
                    <wps:wsp>
                      <wps:cNvSpPr/>
                      <wps:spPr>
                        <a:xfrm>
                          <a:off x="0" y="0"/>
                          <a:ext cx="2083011" cy="47201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86163" id="Rectangle 20" o:spid="_x0000_s1026" style="position:absolute;margin-left:76.15pt;margin-top:229.9pt;width:164pt;height:37.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29920" behindDoc="0" locked="0" layoutInCell="1" allowOverlap="1" wp14:anchorId="37E22A68" wp14:editId="6D7A08E1">
                <wp:simplePos x="0" y="0"/>
                <wp:positionH relativeFrom="column">
                  <wp:posOffset>967317</wp:posOffset>
                </wp:positionH>
                <wp:positionV relativeFrom="paragraph">
                  <wp:posOffset>2419985</wp:posOffset>
                </wp:positionV>
                <wp:extent cx="2081318" cy="438150"/>
                <wp:effectExtent l="12700" t="12700" r="14605" b="19050"/>
                <wp:wrapNone/>
                <wp:docPr id="18" name="Rectangle 18"/>
                <wp:cNvGraphicFramePr/>
                <a:graphic xmlns:a="http://schemas.openxmlformats.org/drawingml/2006/main">
                  <a:graphicData uri="http://schemas.microsoft.com/office/word/2010/wordprocessingShape">
                    <wps:wsp>
                      <wps:cNvSpPr/>
                      <wps:spPr>
                        <a:xfrm>
                          <a:off x="0" y="0"/>
                          <a:ext cx="2081318" cy="438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B2666" id="Rectangle 18" o:spid="_x0000_s1026" style="position:absolute;margin-left:76.15pt;margin-top:190.55pt;width:163.9pt;height:3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28896" behindDoc="0" locked="0" layoutInCell="1" allowOverlap="1" wp14:anchorId="5C48B547" wp14:editId="30819325">
                <wp:simplePos x="0" y="0"/>
                <wp:positionH relativeFrom="column">
                  <wp:posOffset>967317</wp:posOffset>
                </wp:positionH>
                <wp:positionV relativeFrom="paragraph">
                  <wp:posOffset>1920452</wp:posOffset>
                </wp:positionV>
                <wp:extent cx="2038350" cy="446616"/>
                <wp:effectExtent l="12700" t="12700" r="19050" b="10795"/>
                <wp:wrapNone/>
                <wp:docPr id="17" name="Rectangle 17"/>
                <wp:cNvGraphicFramePr/>
                <a:graphic xmlns:a="http://schemas.openxmlformats.org/drawingml/2006/main">
                  <a:graphicData uri="http://schemas.microsoft.com/office/word/2010/wordprocessingShape">
                    <wps:wsp>
                      <wps:cNvSpPr/>
                      <wps:spPr>
                        <a:xfrm>
                          <a:off x="0" y="0"/>
                          <a:ext cx="2038350" cy="44661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98ED6" id="Rectangle 17" o:spid="_x0000_s1026" style="position:absolute;margin-left:76.15pt;margin-top:151.2pt;width:160.5pt;height:35.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727872" behindDoc="0" locked="0" layoutInCell="1" allowOverlap="1" wp14:anchorId="1EF8073F" wp14:editId="043BA681">
                <wp:simplePos x="0" y="0"/>
                <wp:positionH relativeFrom="column">
                  <wp:posOffset>958849</wp:posOffset>
                </wp:positionH>
                <wp:positionV relativeFrom="paragraph">
                  <wp:posOffset>929852</wp:posOffset>
                </wp:positionV>
                <wp:extent cx="1547283" cy="412750"/>
                <wp:effectExtent l="12700" t="12700" r="15240" b="19050"/>
                <wp:wrapNone/>
                <wp:docPr id="13" name="Rectangle 13"/>
                <wp:cNvGraphicFramePr/>
                <a:graphic xmlns:a="http://schemas.openxmlformats.org/drawingml/2006/main">
                  <a:graphicData uri="http://schemas.microsoft.com/office/word/2010/wordprocessingShape">
                    <wps:wsp>
                      <wps:cNvSpPr/>
                      <wps:spPr>
                        <a:xfrm>
                          <a:off x="0" y="0"/>
                          <a:ext cx="1547283" cy="412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6A1AF" id="Rectangle 13" o:spid="_x0000_s1026" style="position:absolute;margin-left:75.5pt;margin-top:73.2pt;width:121.85pt;height:3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" filled="f" strokecolor="#c00000" strokeweight="2.25pt"/>
            </w:pict>
          </mc:Fallback>
        </mc:AlternateContent>
      </w:r>
      <w:r w:rsidR="00A23A8C" w:rsidRPr="0095773A">
        <w:rPr>
          <w:rFonts w:ascii="Segoe UI Light" w:hAnsi="Segoe UI Light" w:cs="Segoe UI Light"/>
          <w:noProof/>
        </w:rPr>
        <mc:AlternateContent>
          <mc:Choice Requires="wps">
            <w:drawing>
              <wp:anchor distT="0" distB="0" distL="114300" distR="114300" simplePos="0" relativeHeight="251731968" behindDoc="0" locked="0" layoutInCell="1" allowOverlap="1" wp14:anchorId="429CE0FE" wp14:editId="02E75221">
                <wp:simplePos x="0" y="0"/>
                <wp:positionH relativeFrom="column">
                  <wp:posOffset>2117090</wp:posOffset>
                </wp:positionH>
                <wp:positionV relativeFrom="paragraph">
                  <wp:posOffset>7312770</wp:posOffset>
                </wp:positionV>
                <wp:extent cx="805496" cy="298083"/>
                <wp:effectExtent l="19050" t="19050" r="13970" b="26035"/>
                <wp:wrapNone/>
                <wp:docPr id="21" name="Rectangle 21"/>
                <wp:cNvGraphicFramePr/>
                <a:graphic xmlns:a="http://schemas.openxmlformats.org/drawingml/2006/main">
                  <a:graphicData uri="http://schemas.microsoft.com/office/word/2010/wordprocessingShape">
                    <wps:wsp>
                      <wps:cNvSpPr/>
                      <wps:spPr>
                        <a:xfrm>
                          <a:off x="0" y="0"/>
                          <a:ext cx="805496" cy="29808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23075" id="Rectangle 21" o:spid="_x0000_s1026" style="position:absolute;margin-left:166.7pt;margin-top:575.8pt;width:63.4pt;height:23.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" filled="f" strokecolor="#c00000" strokeweight="2.25pt"/>
            </w:pict>
          </mc:Fallback>
        </mc:AlternateContent>
      </w:r>
      <w:r w:rsidR="00A23A8C" w:rsidRPr="001362D6">
        <w:rPr>
          <w:rFonts w:ascii="Segoe UI Light" w:hAnsi="Segoe UI Light" w:cs="Segoe UI Light"/>
          <w:noProof/>
        </w:rPr>
        <w:drawing>
          <wp:inline distT="0" distB="0" distL="0" distR="0" wp14:anchorId="662C2900" wp14:editId="74339A47">
            <wp:extent cx="2134661" cy="5621867"/>
            <wp:effectExtent l="0" t="0" r="0" b="4445"/>
            <wp:docPr id="1874036784" name="Picture 187403678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6784" name="Picture 1" descr="A screenshot of a phone&#10;&#10;Description automatically generated"/>
                    <pic:cNvPicPr/>
                  </pic:nvPicPr>
                  <pic:blipFill>
                    <a:blip r:embed="rId21"/>
                    <a:stretch>
                      <a:fillRect/>
                    </a:stretch>
                  </pic:blipFill>
                  <pic:spPr>
                    <a:xfrm>
                      <a:off x="0" y="0"/>
                      <a:ext cx="2166190" cy="5704903"/>
                    </a:xfrm>
                    <a:prstGeom prst="rect">
                      <a:avLst/>
                    </a:prstGeom>
                  </pic:spPr>
                </pic:pic>
              </a:graphicData>
            </a:graphic>
          </wp:inline>
        </w:drawing>
      </w:r>
    </w:p>
    <w:p w14:paraId="103E2DC2" w14:textId="77777777" w:rsidR="00A23A8C" w:rsidRDefault="00A23A8C" w:rsidP="00A23A8C">
      <w:pPr>
        <w:rPr>
          <w:rFonts w:ascii="Segoe UI Light" w:hAnsi="Segoe UI Light" w:cs="Segoe UI Light"/>
        </w:rPr>
      </w:pPr>
    </w:p>
    <w:p w14:paraId="3C6E34D5" w14:textId="77777777" w:rsidR="00A23A8C" w:rsidRDefault="00A23A8C" w:rsidP="00A23A8C">
      <w:pPr>
        <w:ind w:left="720"/>
        <w:rPr>
          <w:rFonts w:ascii="Segoe UI Light" w:hAnsi="Segoe UI Light" w:cs="Segoe UI Light"/>
        </w:rPr>
      </w:pPr>
      <w:r>
        <w:rPr>
          <w:rFonts w:ascii="Segoe UI Light" w:hAnsi="Segoe UI Light" w:cs="Segoe UI Light"/>
        </w:rPr>
        <w:lastRenderedPageBreak/>
        <w:t>Additional SAP Properties you may be using for environment variables for your customers:</w:t>
      </w:r>
    </w:p>
    <w:tbl>
      <w:tblPr>
        <w:tblW w:w="9000" w:type="dxa"/>
        <w:tblInd w:w="7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4"/>
        <w:gridCol w:w="6726"/>
      </w:tblGrid>
      <w:tr w:rsidR="00A23A8C" w:rsidRPr="00E50BF3" w14:paraId="42A9F1A6"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EDA28C"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Property</w:t>
            </w:r>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81C687"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Description</w:t>
            </w:r>
            <w:r w:rsidRPr="00E50BF3">
              <w:rPr>
                <w:rFonts w:ascii="Segoe UI Light" w:eastAsia="Times New Roman" w:hAnsi="Segoe UI Light" w:cs="Segoe UI Light"/>
              </w:rPr>
              <w:t> </w:t>
            </w:r>
          </w:p>
        </w:tc>
      </w:tr>
      <w:tr w:rsidR="00A23A8C" w:rsidRPr="00E50BF3" w14:paraId="7775CB60"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A84786"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AppServerHost</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ECC8778"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hostname of the SAP Application Server. </w:t>
            </w:r>
          </w:p>
        </w:tc>
      </w:tr>
      <w:tr w:rsidR="00A23A8C" w:rsidRPr="00E50BF3" w14:paraId="538D2CBC"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081855"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AppServerService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9A7BD3"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service name or port number of the specific SAP Application Server to connect to (Optional for connection type (Logon) A - Application Server). </w:t>
            </w:r>
          </w:p>
        </w:tc>
      </w:tr>
      <w:tr w:rsidR="00A23A8C" w:rsidRPr="00E50BF3" w14:paraId="1A815F42"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FA156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Client</w:t>
            </w:r>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138927"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SAP client ID to connect to the SAP system. The SAP backends' client (or '</w:t>
            </w:r>
            <w:proofErr w:type="spellStart"/>
            <w:r w:rsidRPr="00E50BF3">
              <w:rPr>
                <w:rFonts w:ascii="Segoe UI Light" w:eastAsia="Times New Roman" w:hAnsi="Segoe UI Light" w:cs="Segoe UI Light"/>
              </w:rPr>
              <w:t>Mandant</w:t>
            </w:r>
            <w:proofErr w:type="spellEnd"/>
            <w:r w:rsidRPr="00E50BF3">
              <w:rPr>
                <w:rFonts w:ascii="Segoe UI Light" w:eastAsia="Times New Roman" w:hAnsi="Segoe UI Light" w:cs="Segoe UI Light"/>
              </w:rPr>
              <w:t>') into which to log in. It is a number ranging from 000 to 999. </w:t>
            </w:r>
          </w:p>
        </w:tc>
      </w:tr>
      <w:tr w:rsidR="00A23A8C" w:rsidRPr="00E50BF3" w14:paraId="18D4CE5D"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302264"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LogonGroup</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A4581C"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Logon Group for the SAP System, from which the Message Server shall select an Application Server (Only available if connection type (Logon) is B - Message Server (Group)). </w:t>
            </w:r>
          </w:p>
        </w:tc>
      </w:tr>
      <w:tr w:rsidR="00A23A8C" w:rsidRPr="00E50BF3" w14:paraId="7A195C18"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FD955C"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LogonType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57CC0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type of logon to the SAP System, either Application Server Logon (Type A) or Group Logon (Type B aka Message Server). </w:t>
            </w:r>
          </w:p>
          <w:p w14:paraId="783A92A9"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Allowed values:</w:t>
            </w:r>
            <w:r w:rsidRPr="00E50BF3">
              <w:rPr>
                <w:rFonts w:ascii="Segoe UI Light" w:eastAsia="Times New Roman" w:hAnsi="Segoe UI Light" w:cs="Segoe UI Light"/>
              </w:rPr>
              <w:t> </w:t>
            </w:r>
            <w:proofErr w:type="spellStart"/>
            <w:r w:rsidRPr="00E50BF3">
              <w:rPr>
                <w:rFonts w:ascii="Segoe UI Light" w:eastAsia="Times New Roman" w:hAnsi="Segoe UI Light" w:cs="Segoe UI Light"/>
              </w:rPr>
              <w:t>ApplicationServer</w:t>
            </w:r>
            <w:proofErr w:type="spellEnd"/>
            <w:r w:rsidRPr="00E50BF3">
              <w:rPr>
                <w:rFonts w:ascii="Segoe UI Light" w:eastAsia="Times New Roman" w:hAnsi="Segoe UI Light" w:cs="Segoe UI Light"/>
              </w:rPr>
              <w:t>, Group </w:t>
            </w:r>
          </w:p>
        </w:tc>
      </w:tr>
      <w:tr w:rsidR="00A23A8C" w:rsidRPr="00E50BF3" w14:paraId="07399D4C"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EF0AEB"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MessageServerHost</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829923"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hostname of the SAP System's Message Server (central instance) aka R3 System Name (Mandatory if connection type (Logon) is B - Message Server (Group)). </w:t>
            </w:r>
          </w:p>
        </w:tc>
      </w:tr>
      <w:tr w:rsidR="00A23A8C" w:rsidRPr="00E50BF3" w14:paraId="723E935F"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542E52"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MessageServerService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81E517"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Service Name (as defined in </w:t>
            </w:r>
            <w:proofErr w:type="spellStart"/>
            <w:r w:rsidRPr="00E50BF3">
              <w:rPr>
                <w:rFonts w:ascii="Segoe UI Light" w:eastAsia="Times New Roman" w:hAnsi="Segoe UI Light" w:cs="Segoe UI Light"/>
              </w:rPr>
              <w:t>etc</w:t>
            </w:r>
            <w:proofErr w:type="spellEnd"/>
            <w:r w:rsidRPr="00E50BF3">
              <w:rPr>
                <w:rFonts w:ascii="Segoe UI Light" w:eastAsia="Times New Roman" w:hAnsi="Segoe UI Light" w:cs="Segoe UI Light"/>
              </w:rPr>
              <w:t>/services) or the Port Number under which the Message Server is listening for load-balancing requests (Mandatory if connection type (Logon) is B - Message Server (Group) and System ID is not present). </w:t>
            </w:r>
          </w:p>
        </w:tc>
      </w:tr>
      <w:tr w:rsidR="00A23A8C" w:rsidRPr="00E50BF3" w14:paraId="3BAD3956"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A8928E"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SncCertificate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0B32EC"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X.509 certificate in Base64 encoded form, without the begin or end certificate tags. </w:t>
            </w:r>
          </w:p>
        </w:tc>
      </w:tr>
      <w:tr w:rsidR="00A23A8C" w:rsidRPr="00E50BF3" w14:paraId="59DFBE96"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7D7B85"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SncMyName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F89102"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installed SNC solution usually knows its own SNC name. Only for solutions supporting 'multiple identities', you may need to specify the identity to be used for this destination/server (optional). </w:t>
            </w:r>
          </w:p>
        </w:tc>
      </w:tr>
      <w:tr w:rsidR="00A23A8C" w:rsidRPr="00E50BF3" w14:paraId="05E0ECBD"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9F578E"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SncLibraryPath</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EEE556"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Name or path of the SNC library to be used. With the On-Premises Data Gateway, the path can be an absolute or relative to the </w:t>
            </w:r>
            <w:proofErr w:type="spellStart"/>
            <w:r w:rsidRPr="00E50BF3">
              <w:rPr>
                <w:rFonts w:ascii="Segoe UI Light" w:eastAsia="Times New Roman" w:hAnsi="Segoe UI Light" w:cs="Segoe UI Light"/>
              </w:rPr>
              <w:t>NCo</w:t>
            </w:r>
            <w:proofErr w:type="spellEnd"/>
            <w:r w:rsidRPr="00E50BF3">
              <w:rPr>
                <w:rFonts w:ascii="Segoe UI Light" w:eastAsia="Times New Roman" w:hAnsi="Segoe UI Light" w:cs="Segoe UI Light"/>
              </w:rPr>
              <w:t> library. </w:t>
            </w:r>
          </w:p>
        </w:tc>
      </w:tr>
      <w:tr w:rsidR="00A23A8C" w:rsidRPr="00E50BF3" w14:paraId="2983A65D"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E6AFA1"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SncPartnerName</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EC8A5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backends' SNC name (Required when Logon Type is Application Server). </w:t>
            </w:r>
          </w:p>
        </w:tc>
      </w:tr>
      <w:tr w:rsidR="00A23A8C" w:rsidRPr="00E50BF3" w14:paraId="5F420783"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91FC33"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lastRenderedPageBreak/>
              <w:t>SncQop</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851622"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Quality of Service to be used for SNC communication of this destination/server. </w:t>
            </w:r>
          </w:p>
          <w:p w14:paraId="45AED58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Allowed values:</w:t>
            </w:r>
            <w:r w:rsidRPr="00E50BF3">
              <w:rPr>
                <w:rFonts w:ascii="Segoe UI Light" w:eastAsia="Times New Roman" w:hAnsi="Segoe UI Light" w:cs="Segoe UI Light"/>
              </w:rPr>
              <w:t> Authentication, Integrity, Privacy, Default, Maximum </w:t>
            </w:r>
          </w:p>
        </w:tc>
      </w:tr>
      <w:tr w:rsidR="00A23A8C" w:rsidRPr="00E50BF3" w14:paraId="65BE9E57"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3270F46"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SncSso</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81AC60"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SNC SSO specifies whether to use SNC identity or credentials provided on RFC level. </w:t>
            </w:r>
          </w:p>
        </w:tc>
      </w:tr>
      <w:tr w:rsidR="00A23A8C" w:rsidRPr="00E50BF3" w14:paraId="4DC3A30C"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CD5AAB"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SystemId</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1C325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SAP system's three-letter system ID (Mandatory if connection type (Logon) is B - Message Server (Group) and Message Server Service is not present). </w:t>
            </w:r>
          </w:p>
        </w:tc>
      </w:tr>
      <w:tr w:rsidR="00A23A8C" w:rsidRPr="00E50BF3" w14:paraId="272BAEE6"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52D7BA"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SystemNumber</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2AE8A4"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The SAP System's System Number. It is a number ranging from 00 to 99 (Mandatory if connection type (Logon) is A - Application Server). </w:t>
            </w:r>
          </w:p>
        </w:tc>
      </w:tr>
      <w:tr w:rsidR="00A23A8C" w:rsidRPr="00E50BF3" w14:paraId="5B3846F3" w14:textId="77777777" w:rsidTr="00FB2A0D">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E186CB" w14:textId="77777777" w:rsidR="00A23A8C" w:rsidRPr="00E50BF3" w:rsidRDefault="00A23A8C" w:rsidP="00FB2A0D">
            <w:pPr>
              <w:spacing w:after="0" w:line="240" w:lineRule="auto"/>
              <w:textAlignment w:val="baseline"/>
              <w:rPr>
                <w:rFonts w:ascii="Segoe UI Light" w:eastAsia="Times New Roman" w:hAnsi="Segoe UI Light" w:cs="Segoe UI Light"/>
              </w:rPr>
            </w:pPr>
            <w:proofErr w:type="spellStart"/>
            <w:r w:rsidRPr="00E50BF3">
              <w:rPr>
                <w:rFonts w:ascii="Segoe UI Light" w:eastAsia="Times New Roman" w:hAnsi="Segoe UI Light" w:cs="Segoe UI Light"/>
                <w:b/>
                <w:bCs/>
              </w:rPr>
              <w:t>UseSnc</w:t>
            </w:r>
            <w:proofErr w:type="spellEnd"/>
            <w:r w:rsidRPr="00E50BF3">
              <w:rPr>
                <w:rFonts w:ascii="Segoe UI Light" w:eastAsia="Times New Roman" w:hAnsi="Segoe UI Light" w:cs="Segoe UI Light"/>
              </w:rPr>
              <w:t> </w:t>
            </w:r>
          </w:p>
        </w:tc>
        <w:tc>
          <w:tcPr>
            <w:tcW w:w="6891" w:type="dxa"/>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FD0066"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rPr>
              <w:t>When selected, the connections will be secured with SNC. </w:t>
            </w:r>
          </w:p>
          <w:p w14:paraId="2C051D0D" w14:textId="77777777" w:rsidR="00A23A8C" w:rsidRPr="00E50BF3" w:rsidRDefault="00A23A8C" w:rsidP="00FB2A0D">
            <w:pPr>
              <w:spacing w:after="0" w:line="240" w:lineRule="auto"/>
              <w:textAlignment w:val="baseline"/>
              <w:rPr>
                <w:rFonts w:ascii="Segoe UI Light" w:eastAsia="Times New Roman" w:hAnsi="Segoe UI Light" w:cs="Segoe UI Light"/>
              </w:rPr>
            </w:pPr>
            <w:r w:rsidRPr="00E50BF3">
              <w:rPr>
                <w:rFonts w:ascii="Segoe UI Light" w:eastAsia="Times New Roman" w:hAnsi="Segoe UI Light" w:cs="Segoe UI Light"/>
                <w:b/>
                <w:bCs/>
              </w:rPr>
              <w:t>Allowed values:</w:t>
            </w:r>
            <w:r w:rsidRPr="00E50BF3">
              <w:rPr>
                <w:rFonts w:ascii="Segoe UI Light" w:eastAsia="Times New Roman" w:hAnsi="Segoe UI Light" w:cs="Segoe UI Light"/>
              </w:rPr>
              <w:t> Yes </w:t>
            </w:r>
          </w:p>
        </w:tc>
      </w:tr>
    </w:tbl>
    <w:p w14:paraId="1906C035" w14:textId="77777777" w:rsidR="00A23A8C" w:rsidRDefault="00A23A8C" w:rsidP="00A23A8C">
      <w:pPr>
        <w:pStyle w:val="ListParagraph"/>
        <w:rPr>
          <w:rFonts w:ascii="Segoe UI Light" w:hAnsi="Segoe UI Light" w:cs="Segoe UI Light"/>
        </w:rPr>
      </w:pPr>
    </w:p>
    <w:p w14:paraId="33086242" w14:textId="77777777" w:rsidR="00A23A8C" w:rsidRPr="00CE4321" w:rsidRDefault="00A23A8C" w:rsidP="00A23A8C">
      <w:pPr>
        <w:pStyle w:val="ListParagraph"/>
        <w:rPr>
          <w:rFonts w:ascii="Segoe UI" w:hAnsi="Segoe UI" w:cs="Segoe UI"/>
          <w:i/>
          <w:iCs/>
        </w:rPr>
      </w:pPr>
      <w:r w:rsidRPr="00CE4321">
        <w:rPr>
          <w:rFonts w:ascii="Segoe UI" w:hAnsi="Segoe UI" w:cs="Segoe UI"/>
          <w:i/>
          <w:iCs/>
        </w:rPr>
        <w:t xml:space="preserve">More about Environment Variables - </w:t>
      </w:r>
      <w:hyperlink r:id="rId22" w:history="1">
        <w:r w:rsidRPr="00CE4321">
          <w:rPr>
            <w:rStyle w:val="Hyperlink"/>
            <w:rFonts w:ascii="Segoe UI" w:hAnsi="Segoe UI" w:cs="Segoe UI"/>
            <w:i/>
            <w:iCs/>
          </w:rPr>
          <w:t>Use environment variables in solutions - Power Apps | Microsoft Learn</w:t>
        </w:r>
      </w:hyperlink>
    </w:p>
    <w:p w14:paraId="63AE4FDF" w14:textId="74912700" w:rsidR="00A23A8C" w:rsidRPr="00AF52FD" w:rsidRDefault="00A23A8C" w:rsidP="00A23A8C">
      <w:pPr>
        <w:pStyle w:val="Heading1"/>
        <w:rPr>
          <w:rFonts w:ascii="Segoe UI Light" w:hAnsi="Segoe UI Light" w:cs="Segoe UI Light"/>
        </w:rPr>
      </w:pPr>
      <w:bookmarkStart w:id="3" w:name="_Toc125556860"/>
      <w:bookmarkStart w:id="4" w:name="_Toc216679584"/>
      <w:bookmarkStart w:id="5" w:name="_Toc216693348"/>
      <w:r w:rsidRPr="00AF52FD">
        <w:rPr>
          <w:rFonts w:ascii="Segoe UI Light" w:hAnsi="Segoe UI Light" w:cs="Segoe UI Light"/>
        </w:rPr>
        <w:t xml:space="preserve">Exercise </w:t>
      </w:r>
      <w:r w:rsidR="00CD0CE8">
        <w:rPr>
          <w:rFonts w:ascii="Segoe UI Light" w:hAnsi="Segoe UI Light" w:cs="Segoe UI Light"/>
        </w:rPr>
        <w:t>1</w:t>
      </w:r>
      <w:r w:rsidR="00497935">
        <w:rPr>
          <w:rFonts w:ascii="Segoe UI Light" w:hAnsi="Segoe UI Light" w:cs="Segoe UI Light"/>
        </w:rPr>
        <w:t>0</w:t>
      </w:r>
      <w:r w:rsidRPr="00AF52FD">
        <w:rPr>
          <w:rFonts w:ascii="Segoe UI Light" w:hAnsi="Segoe UI Light" w:cs="Segoe UI Light"/>
        </w:rPr>
        <w:t>:  Build a flow that accesses the Purchase Order Table in SAP.</w:t>
      </w:r>
      <w:bookmarkEnd w:id="3"/>
      <w:bookmarkEnd w:id="4"/>
      <w:bookmarkEnd w:id="5"/>
    </w:p>
    <w:p w14:paraId="313B0C4F" w14:textId="77777777" w:rsidR="00A23A8C" w:rsidRPr="0095773A" w:rsidRDefault="00A23A8C" w:rsidP="00A23A8C">
      <w:pPr>
        <w:rPr>
          <w:rFonts w:ascii="Segoe UI Light" w:hAnsi="Segoe UI Light" w:cs="Segoe UI Light"/>
        </w:rPr>
      </w:pPr>
    </w:p>
    <w:p w14:paraId="4153F490" w14:textId="77777777" w:rsidR="00A23A8C" w:rsidRPr="0095773A" w:rsidRDefault="00A23A8C" w:rsidP="00A23A8C">
      <w:pPr>
        <w:rPr>
          <w:rFonts w:ascii="Segoe UI Light" w:hAnsi="Segoe UI Light" w:cs="Segoe UI Light"/>
        </w:rPr>
      </w:pPr>
      <w:r w:rsidRPr="0095773A">
        <w:rPr>
          <w:rFonts w:ascii="Segoe UI Light" w:hAnsi="Segoe UI Light" w:cs="Segoe UI Light"/>
          <w:lang w:val="x-none"/>
        </w:rPr>
        <w:t>There are two primary ways to access SAP data:</w:t>
      </w:r>
      <w:r w:rsidRPr="0095773A">
        <w:rPr>
          <w:rFonts w:ascii="Segoe UI Light" w:hAnsi="Segoe UI Light" w:cs="Segoe UI Light"/>
        </w:rPr>
        <w:t> </w:t>
      </w:r>
    </w:p>
    <w:p w14:paraId="4CDA0530" w14:textId="77777777" w:rsidR="00A23A8C" w:rsidRPr="0095773A" w:rsidRDefault="00A23A8C" w:rsidP="00A23A8C">
      <w:pPr>
        <w:pStyle w:val="ListParagraph"/>
        <w:numPr>
          <w:ilvl w:val="0"/>
          <w:numId w:val="9"/>
        </w:numPr>
        <w:spacing w:line="259" w:lineRule="auto"/>
        <w:rPr>
          <w:rFonts w:ascii="Segoe UI Light" w:hAnsi="Segoe UI Light" w:cs="Segoe UI Light"/>
        </w:rPr>
      </w:pPr>
      <w:r w:rsidRPr="0095773A">
        <w:rPr>
          <w:rFonts w:ascii="Segoe UI Light" w:hAnsi="Segoe UI Light" w:cs="Segoe UI Light"/>
          <w:lang w:val="x-none"/>
        </w:rPr>
        <w:t xml:space="preserve">Using an SAP Business API - also known as a BAPI.  This returns a set of fields in JSON format that you can manipulate in your flow.  BAPI's can also update SAP by calling an Update BAPI and passing the expected JSON formatted fields and values.  Microsoft provides </w:t>
      </w:r>
      <w:r>
        <w:rPr>
          <w:rFonts w:ascii="Segoe UI Light" w:hAnsi="Segoe UI Light" w:cs="Segoe UI Light"/>
        </w:rPr>
        <w:t xml:space="preserve">many </w:t>
      </w:r>
      <w:r w:rsidRPr="0095773A">
        <w:rPr>
          <w:rFonts w:ascii="Segoe UI Light" w:hAnsi="Segoe UI Light" w:cs="Segoe UI Light"/>
          <w:lang w:val="x-none"/>
        </w:rPr>
        <w:t xml:space="preserve">examples of common BAPI calls as part of the </w:t>
      </w:r>
      <w:r>
        <w:rPr>
          <w:rFonts w:ascii="Segoe UI Light" w:hAnsi="Segoe UI Light" w:cs="Segoe UI Light"/>
        </w:rPr>
        <w:t>SAP templates</w:t>
      </w:r>
      <w:r w:rsidRPr="0095773A">
        <w:rPr>
          <w:rFonts w:ascii="Segoe UI Light" w:hAnsi="Segoe UI Light" w:cs="Segoe UI Light"/>
          <w:lang w:val="x-none"/>
        </w:rPr>
        <w:t xml:space="preserve"> we provide </w:t>
      </w:r>
      <w:r>
        <w:rPr>
          <w:rFonts w:ascii="Segoe UI Light" w:hAnsi="Segoe UI Light" w:cs="Segoe UI Light"/>
        </w:rPr>
        <w:t xml:space="preserve">that use the </w:t>
      </w:r>
      <w:r w:rsidRPr="0095773A">
        <w:rPr>
          <w:rFonts w:ascii="Segoe UI Light" w:hAnsi="Segoe UI Light" w:cs="Segoe UI Light"/>
          <w:lang w:val="x-none"/>
        </w:rPr>
        <w:t xml:space="preserve">SAP </w:t>
      </w:r>
      <w:r>
        <w:rPr>
          <w:rFonts w:ascii="Segoe UI Light" w:hAnsi="Segoe UI Light" w:cs="Segoe UI Light"/>
        </w:rPr>
        <w:t xml:space="preserve">ERP </w:t>
      </w:r>
      <w:r w:rsidRPr="0095773A">
        <w:rPr>
          <w:rFonts w:ascii="Segoe UI Light" w:hAnsi="Segoe UI Light" w:cs="Segoe UI Light"/>
          <w:lang w:val="x-none"/>
        </w:rPr>
        <w:t>connector.</w:t>
      </w:r>
      <w:r w:rsidRPr="0095773A">
        <w:rPr>
          <w:rFonts w:ascii="Segoe UI Light" w:hAnsi="Segoe UI Light" w:cs="Segoe UI Light"/>
        </w:rPr>
        <w:t xml:space="preserve">  </w:t>
      </w:r>
      <w:r w:rsidRPr="0095773A">
        <w:rPr>
          <w:rFonts w:ascii="Segoe UI Light" w:hAnsi="Segoe UI Light" w:cs="Segoe UI Light"/>
          <w:lang w:val="x-none"/>
        </w:rPr>
        <w:t>To help you understand how those were constructed in case you need to update or modify them</w:t>
      </w:r>
      <w:r>
        <w:rPr>
          <w:rFonts w:ascii="Segoe UI Light" w:hAnsi="Segoe UI Light" w:cs="Segoe UI Light"/>
        </w:rPr>
        <w:t>,</w:t>
      </w:r>
      <w:r w:rsidRPr="0095773A">
        <w:rPr>
          <w:rFonts w:ascii="Segoe UI Light" w:hAnsi="Segoe UI Light" w:cs="Segoe UI Light"/>
          <w:lang w:val="x-none"/>
        </w:rPr>
        <w:t xml:space="preserve"> we</w:t>
      </w:r>
      <w:r>
        <w:rPr>
          <w:rFonts w:ascii="Segoe UI Light" w:hAnsi="Segoe UI Light" w:cs="Segoe UI Light"/>
        </w:rPr>
        <w:t xml:space="preserve"> will </w:t>
      </w:r>
      <w:r w:rsidRPr="0095773A">
        <w:rPr>
          <w:rFonts w:ascii="Segoe UI Light" w:hAnsi="Segoe UI Light" w:cs="Segoe UI Light"/>
          <w:lang w:val="x-none"/>
        </w:rPr>
        <w:t>build a simple example of using a BAPI.</w:t>
      </w:r>
      <w:r w:rsidRPr="0095773A">
        <w:rPr>
          <w:rFonts w:ascii="Segoe UI Light" w:hAnsi="Segoe UI Light" w:cs="Segoe UI Light"/>
        </w:rPr>
        <w:t> </w:t>
      </w:r>
    </w:p>
    <w:p w14:paraId="6305EA36" w14:textId="77777777" w:rsidR="00A23A8C" w:rsidRPr="0095773A" w:rsidRDefault="00A23A8C" w:rsidP="00A23A8C">
      <w:pPr>
        <w:numPr>
          <w:ilvl w:val="0"/>
          <w:numId w:val="9"/>
        </w:numPr>
        <w:spacing w:line="259" w:lineRule="auto"/>
        <w:rPr>
          <w:rFonts w:ascii="Segoe UI Light" w:hAnsi="Segoe UI Light" w:cs="Segoe UI Light"/>
        </w:rPr>
      </w:pPr>
      <w:r w:rsidRPr="0095773A">
        <w:rPr>
          <w:rFonts w:ascii="Segoe UI Light" w:hAnsi="Segoe UI Light" w:cs="Segoe UI Light"/>
          <w:lang w:val="x-none"/>
        </w:rPr>
        <w:t xml:space="preserve">Performing an SAP </w:t>
      </w:r>
      <w:proofErr w:type="spellStart"/>
      <w:r w:rsidRPr="0095773A">
        <w:rPr>
          <w:rFonts w:ascii="Segoe UI Light" w:hAnsi="Segoe UI Light" w:cs="Segoe UI Light"/>
          <w:lang w:val="x-none"/>
        </w:rPr>
        <w:t>ReadTable</w:t>
      </w:r>
      <w:proofErr w:type="spellEnd"/>
      <w:r w:rsidRPr="0095773A">
        <w:rPr>
          <w:rFonts w:ascii="Segoe UI Light" w:hAnsi="Segoe UI Light" w:cs="Segoe UI Light"/>
          <w:lang w:val="x-none"/>
        </w:rPr>
        <w:t xml:space="preserve"> action.  Reading tables - especially with hundreds or thousands of rows - is much faster and more efficient by using the </w:t>
      </w:r>
      <w:proofErr w:type="spellStart"/>
      <w:r w:rsidRPr="0095773A">
        <w:rPr>
          <w:rFonts w:ascii="Segoe UI Light" w:hAnsi="Segoe UI Light" w:cs="Segoe UI Light"/>
          <w:lang w:val="x-none"/>
        </w:rPr>
        <w:t>ReadTable</w:t>
      </w:r>
      <w:proofErr w:type="spellEnd"/>
      <w:r w:rsidRPr="0095773A">
        <w:rPr>
          <w:rFonts w:ascii="Segoe UI Light" w:hAnsi="Segoe UI Light" w:cs="Segoe UI Light"/>
          <w:lang w:val="x-none"/>
        </w:rPr>
        <w:t xml:space="preserve"> action.  Unlike a BAPI, however, </w:t>
      </w:r>
      <w:proofErr w:type="spellStart"/>
      <w:r w:rsidRPr="0095773A">
        <w:rPr>
          <w:rFonts w:ascii="Segoe UI Light" w:hAnsi="Segoe UI Light" w:cs="Segoe UI Light"/>
          <w:lang w:val="x-none"/>
        </w:rPr>
        <w:t>ReadTable</w:t>
      </w:r>
      <w:proofErr w:type="spellEnd"/>
      <w:r w:rsidRPr="0095773A">
        <w:rPr>
          <w:rFonts w:ascii="Segoe UI Light" w:hAnsi="Segoe UI Light" w:cs="Segoe UI Light"/>
          <w:lang w:val="x-none"/>
        </w:rPr>
        <w:t xml:space="preserve"> returns a set of fixed length records which you have to map into variables before you can manipulate the individual </w:t>
      </w:r>
      <w:r w:rsidRPr="0095773A">
        <w:rPr>
          <w:rFonts w:ascii="Segoe UI Light" w:hAnsi="Segoe UI Light" w:cs="Segoe UI Light"/>
        </w:rPr>
        <w:lastRenderedPageBreak/>
        <w:t>f</w:t>
      </w:r>
      <w:proofErr w:type="spellStart"/>
      <w:r w:rsidRPr="0095773A">
        <w:rPr>
          <w:rFonts w:ascii="Segoe UI Light" w:hAnsi="Segoe UI Light" w:cs="Segoe UI Light"/>
          <w:lang w:val="x-none"/>
        </w:rPr>
        <w:t>ields</w:t>
      </w:r>
      <w:proofErr w:type="spellEnd"/>
      <w:r w:rsidRPr="0095773A">
        <w:rPr>
          <w:rFonts w:ascii="Segoe UI Light" w:hAnsi="Segoe UI Light" w:cs="Segoe UI Light"/>
          <w:lang w:val="x-none"/>
        </w:rPr>
        <w:t xml:space="preserve">.  Microsoft provides samples of several common </w:t>
      </w:r>
      <w:proofErr w:type="spellStart"/>
      <w:r w:rsidRPr="0095773A">
        <w:rPr>
          <w:rFonts w:ascii="Segoe UI Light" w:hAnsi="Segoe UI Light" w:cs="Segoe UI Light"/>
          <w:lang w:val="x-none"/>
        </w:rPr>
        <w:t>ReadTable</w:t>
      </w:r>
      <w:proofErr w:type="spellEnd"/>
      <w:r w:rsidRPr="0095773A">
        <w:rPr>
          <w:rFonts w:ascii="Segoe UI Light" w:hAnsi="Segoe UI Light" w:cs="Segoe UI Light"/>
          <w:lang w:val="x-none"/>
        </w:rPr>
        <w:t xml:space="preserve"> actions against various SAP Tables.  To help you understand how those were constructed in case you need to update or modify them we</w:t>
      </w:r>
      <w:r>
        <w:rPr>
          <w:rFonts w:ascii="Segoe UI Light" w:hAnsi="Segoe UI Light" w:cs="Segoe UI Light"/>
        </w:rPr>
        <w:t xml:space="preserve"> will</w:t>
      </w:r>
      <w:r w:rsidRPr="0095773A">
        <w:rPr>
          <w:rFonts w:ascii="Segoe UI Light" w:hAnsi="Segoe UI Light" w:cs="Segoe UI Light"/>
          <w:lang w:val="x-none"/>
        </w:rPr>
        <w:t xml:space="preserve"> build a simple request.</w:t>
      </w:r>
      <w:r w:rsidRPr="0095773A">
        <w:rPr>
          <w:rFonts w:ascii="Segoe UI Light" w:hAnsi="Segoe UI Light" w:cs="Segoe UI Light"/>
        </w:rPr>
        <w:t> </w:t>
      </w:r>
    </w:p>
    <w:p w14:paraId="74F70968" w14:textId="77777777" w:rsidR="00A23A8C" w:rsidRPr="0095773A" w:rsidRDefault="00A23A8C" w:rsidP="00A23A8C">
      <w:pPr>
        <w:rPr>
          <w:rFonts w:ascii="Segoe UI Light" w:hAnsi="Segoe UI Light" w:cs="Segoe UI Light"/>
        </w:rPr>
      </w:pPr>
    </w:p>
    <w:p w14:paraId="4430DB49" w14:textId="77777777" w:rsidR="00A23A8C" w:rsidRDefault="00A23A8C" w:rsidP="00A23A8C">
      <w:pPr>
        <w:rPr>
          <w:rFonts w:ascii="Segoe UI Light" w:hAnsi="Segoe UI Light" w:cs="Segoe UI Light"/>
        </w:rPr>
      </w:pPr>
    </w:p>
    <w:p w14:paraId="215946C7" w14:textId="77777777" w:rsidR="00A23A8C" w:rsidRPr="0095773A" w:rsidRDefault="00A23A8C" w:rsidP="00A23A8C">
      <w:pPr>
        <w:rPr>
          <w:rFonts w:ascii="Segoe UI Light" w:hAnsi="Segoe UI Light" w:cs="Segoe UI Light"/>
        </w:rPr>
      </w:pPr>
    </w:p>
    <w:p w14:paraId="78FD102A"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hAnsi="Segoe UI Light" w:cs="Segoe UI Light"/>
        </w:rPr>
        <w:t xml:space="preserve">Create a new Cloud Flow.  In </w:t>
      </w:r>
      <w:r>
        <w:rPr>
          <w:rFonts w:ascii="Segoe UI Light" w:hAnsi="Segoe UI Light" w:cs="Segoe UI Light"/>
        </w:rPr>
        <w:t>your newly created solution (SAP Workshop – XX)</w:t>
      </w:r>
      <w:r w:rsidRPr="0095773A">
        <w:rPr>
          <w:rFonts w:ascii="Segoe UI Light" w:hAnsi="Segoe UI Light" w:cs="Segoe UI Light"/>
        </w:rPr>
        <w:t xml:space="preserve">, click on </w:t>
      </w:r>
      <w:r w:rsidRPr="0095773A">
        <w:rPr>
          <w:rFonts w:ascii="Segoe UI Light" w:hAnsi="Segoe UI Light" w:cs="Segoe UI Light"/>
          <w:b/>
        </w:rPr>
        <w:t>+ New</w:t>
      </w:r>
      <w:r w:rsidRPr="0095773A">
        <w:rPr>
          <w:rFonts w:ascii="Segoe UI Light" w:hAnsi="Segoe UI Light" w:cs="Segoe UI Light"/>
        </w:rPr>
        <w:t xml:space="preserve">, then </w:t>
      </w:r>
      <w:r w:rsidRPr="0095773A">
        <w:rPr>
          <w:rFonts w:ascii="Segoe UI Light" w:hAnsi="Segoe UI Light" w:cs="Segoe UI Light"/>
          <w:b/>
        </w:rPr>
        <w:t>Automation</w:t>
      </w:r>
      <w:r w:rsidRPr="0095773A">
        <w:rPr>
          <w:rFonts w:ascii="Segoe UI Light" w:hAnsi="Segoe UI Light" w:cs="Segoe UI Light"/>
        </w:rPr>
        <w:t xml:space="preserve">, then </w:t>
      </w:r>
      <w:r w:rsidRPr="0095773A">
        <w:rPr>
          <w:rFonts w:ascii="Segoe UI Light" w:hAnsi="Segoe UI Light" w:cs="Segoe UI Light"/>
          <w:b/>
        </w:rPr>
        <w:t>Cloud flow</w:t>
      </w:r>
      <w:r w:rsidRPr="0095773A">
        <w:rPr>
          <w:rFonts w:ascii="Segoe UI Light" w:hAnsi="Segoe UI Light" w:cs="Segoe UI Light"/>
        </w:rPr>
        <w:t xml:space="preserve"> and finally </w:t>
      </w:r>
      <w:r w:rsidRPr="0095773A">
        <w:rPr>
          <w:rFonts w:ascii="Segoe UI Light" w:hAnsi="Segoe UI Light" w:cs="Segoe UI Light"/>
          <w:b/>
        </w:rPr>
        <w:t>Instant</w:t>
      </w:r>
      <w:r w:rsidRPr="0095773A">
        <w:rPr>
          <w:rFonts w:ascii="Segoe UI Light" w:hAnsi="Segoe UI Light" w:cs="Segoe UI Light"/>
        </w:rPr>
        <w:t xml:space="preserve">.  </w:t>
      </w:r>
    </w:p>
    <w:p w14:paraId="1F620D3A"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8480" behindDoc="0" locked="0" layoutInCell="1" allowOverlap="1" wp14:anchorId="4623948C" wp14:editId="5E06909B">
                <wp:simplePos x="0" y="0"/>
                <wp:positionH relativeFrom="column">
                  <wp:posOffset>4519295</wp:posOffset>
                </wp:positionH>
                <wp:positionV relativeFrom="paragraph">
                  <wp:posOffset>762000</wp:posOffset>
                </wp:positionV>
                <wp:extent cx="704850" cy="261938"/>
                <wp:effectExtent l="19050" t="19050" r="19050" b="24130"/>
                <wp:wrapNone/>
                <wp:docPr id="522" name="Rectangle 522"/>
                <wp:cNvGraphicFramePr/>
                <a:graphic xmlns:a="http://schemas.openxmlformats.org/drawingml/2006/main">
                  <a:graphicData uri="http://schemas.microsoft.com/office/word/2010/wordprocessingShape">
                    <wps:wsp>
                      <wps:cNvSpPr/>
                      <wps:spPr>
                        <a:xfrm>
                          <a:off x="0" y="0"/>
                          <a:ext cx="704850" cy="2619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B98D1" id="Rectangle 522" o:spid="_x0000_s1026" style="position:absolute;margin-left:355.85pt;margin-top:60pt;width:55.5pt;height:20.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" filled="f" strokecolor="#c00000" strokeweight="2.25pt"/>
            </w:pict>
          </mc:Fallback>
        </mc:AlternateContent>
      </w:r>
      <w:r w:rsidRPr="0095773A">
        <w:rPr>
          <w:rFonts w:ascii="Segoe UI Light" w:hAnsi="Segoe UI Light" w:cs="Segoe UI Light"/>
          <w:noProof/>
        </w:rPr>
        <w:drawing>
          <wp:inline distT="0" distB="0" distL="0" distR="0" wp14:anchorId="3CE66AAB" wp14:editId="6E96EC39">
            <wp:extent cx="5271415" cy="2619375"/>
            <wp:effectExtent l="0" t="0" r="5715" b="0"/>
            <wp:docPr id="237" name="Picture 2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Graphical user interface, application&#10;&#10;Description automatically generated"/>
                    <pic:cNvPicPr/>
                  </pic:nvPicPr>
                  <pic:blipFill>
                    <a:blip r:embed="rId23"/>
                    <a:stretch>
                      <a:fillRect/>
                    </a:stretch>
                  </pic:blipFill>
                  <pic:spPr>
                    <a:xfrm>
                      <a:off x="0" y="0"/>
                      <a:ext cx="5273056" cy="2620190"/>
                    </a:xfrm>
                    <a:prstGeom prst="rect">
                      <a:avLst/>
                    </a:prstGeom>
                  </pic:spPr>
                </pic:pic>
              </a:graphicData>
            </a:graphic>
          </wp:inline>
        </w:drawing>
      </w:r>
    </w:p>
    <w:p w14:paraId="0FA22830" w14:textId="77777777" w:rsidR="00A23A8C" w:rsidRPr="0095773A" w:rsidRDefault="00A23A8C" w:rsidP="00A23A8C">
      <w:pPr>
        <w:ind w:left="720"/>
        <w:rPr>
          <w:rFonts w:ascii="Segoe UI Light" w:hAnsi="Segoe UI Light" w:cs="Segoe UI Light"/>
        </w:rPr>
      </w:pPr>
    </w:p>
    <w:p w14:paraId="5AEC832A"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hAnsi="Segoe UI Light" w:cs="Segoe UI Light"/>
        </w:rPr>
        <w:t xml:space="preserve"> Select Region for Power Automate.  You may be prompted to select your region for Power Automate.  Please select </w:t>
      </w:r>
      <w:r w:rsidRPr="0095773A">
        <w:rPr>
          <w:rFonts w:ascii="Segoe UI Light" w:hAnsi="Segoe UI Light" w:cs="Segoe UI Light"/>
          <w:b/>
        </w:rPr>
        <w:t>United States</w:t>
      </w:r>
      <w:r w:rsidRPr="0095773A">
        <w:rPr>
          <w:rFonts w:ascii="Segoe UI Light" w:hAnsi="Segoe UI Light" w:cs="Segoe UI Light"/>
        </w:rPr>
        <w:t xml:space="preserve"> and then </w:t>
      </w:r>
      <w:r w:rsidRPr="0095773A">
        <w:rPr>
          <w:rFonts w:ascii="Segoe UI Light" w:hAnsi="Segoe UI Light" w:cs="Segoe UI Light"/>
          <w:b/>
        </w:rPr>
        <w:t>Get Started</w:t>
      </w:r>
      <w:r w:rsidRPr="0095773A">
        <w:rPr>
          <w:rFonts w:ascii="Segoe UI Light" w:hAnsi="Segoe UI Light" w:cs="Segoe UI Light"/>
        </w:rPr>
        <w:t xml:space="preserve">. </w:t>
      </w:r>
    </w:p>
    <w:p w14:paraId="3E70D845" w14:textId="77777777" w:rsidR="00A23A8C" w:rsidRPr="0095773A" w:rsidRDefault="00A23A8C" w:rsidP="00A23A8C">
      <w:pPr>
        <w:pStyle w:val="ListParagraph"/>
        <w:ind w:left="360"/>
        <w:rPr>
          <w:rFonts w:ascii="Segoe UI Light" w:eastAsiaTheme="majorEastAsia" w:hAnsi="Segoe UI Light" w:cs="Segoe UI Light"/>
          <w:color w:val="0F4761" w:themeColor="accent1" w:themeShade="BF"/>
        </w:rPr>
      </w:pPr>
      <w:r>
        <w:rPr>
          <w:noProof/>
        </w:rPr>
        <w:lastRenderedPageBreak/>
        <w:drawing>
          <wp:inline distT="0" distB="0" distL="0" distR="0" wp14:anchorId="2EF13933" wp14:editId="772C21FB">
            <wp:extent cx="4433888" cy="2513010"/>
            <wp:effectExtent l="0" t="0" r="5080" b="1905"/>
            <wp:docPr id="238" name="Picture 23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433888" cy="2513010"/>
                    </a:xfrm>
                    <a:prstGeom prst="rect">
                      <a:avLst/>
                    </a:prstGeom>
                  </pic:spPr>
                </pic:pic>
              </a:graphicData>
            </a:graphic>
          </wp:inline>
        </w:drawing>
      </w:r>
    </w:p>
    <w:p w14:paraId="0A25AC22" w14:textId="77777777" w:rsidR="00A23A8C" w:rsidRPr="0095773A" w:rsidRDefault="00A23A8C" w:rsidP="00A23A8C">
      <w:pPr>
        <w:ind w:left="720"/>
        <w:rPr>
          <w:rFonts w:ascii="Segoe UI Light" w:hAnsi="Segoe UI Light" w:cs="Segoe UI Light"/>
        </w:rPr>
      </w:pPr>
    </w:p>
    <w:p w14:paraId="62493864"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hAnsi="Segoe UI Light" w:cs="Segoe UI Light"/>
        </w:rPr>
        <w:t xml:space="preserve"> Name the flow.  Type </w:t>
      </w:r>
      <w:proofErr w:type="spellStart"/>
      <w:r w:rsidRPr="0095773A">
        <w:rPr>
          <w:rFonts w:ascii="Segoe UI Light" w:hAnsi="Segoe UI Light" w:cs="Segoe UI Light"/>
          <w:b/>
        </w:rPr>
        <w:t>GetPurchaseOrder</w:t>
      </w:r>
      <w:proofErr w:type="spellEnd"/>
      <w:r w:rsidRPr="0095773A">
        <w:rPr>
          <w:rFonts w:ascii="Segoe UI Light" w:hAnsi="Segoe UI Light" w:cs="Segoe UI Light"/>
        </w:rPr>
        <w:t xml:space="preserve"> for the Flow name.  </w:t>
      </w:r>
    </w:p>
    <w:p w14:paraId="2E053C54" w14:textId="77777777" w:rsidR="00A23A8C" w:rsidRPr="0095773A" w:rsidRDefault="00A23A8C" w:rsidP="00A23A8C">
      <w:pPr>
        <w:ind w:left="360"/>
        <w:rPr>
          <w:rFonts w:ascii="Segoe UI Light" w:eastAsiaTheme="majorEastAsia" w:hAnsi="Segoe UI Light" w:cs="Segoe UI Light"/>
          <w:color w:val="0F4761" w:themeColor="accent1" w:themeShade="BF"/>
        </w:rPr>
      </w:pPr>
      <w:r w:rsidRPr="0095773A">
        <w:rPr>
          <w:rFonts w:ascii="Segoe UI Light" w:hAnsi="Segoe UI Light" w:cs="Segoe UI Light"/>
          <w:noProof/>
        </w:rPr>
        <mc:AlternateContent>
          <mc:Choice Requires="wps">
            <w:drawing>
              <wp:anchor distT="0" distB="0" distL="114300" distR="114300" simplePos="0" relativeHeight="251665408" behindDoc="0" locked="0" layoutInCell="1" allowOverlap="1" wp14:anchorId="73208CD2" wp14:editId="42C75132">
                <wp:simplePos x="0" y="0"/>
                <wp:positionH relativeFrom="column">
                  <wp:posOffset>2724150</wp:posOffset>
                </wp:positionH>
                <wp:positionV relativeFrom="paragraph">
                  <wp:posOffset>433070</wp:posOffset>
                </wp:positionV>
                <wp:extent cx="1062038" cy="238125"/>
                <wp:effectExtent l="19050" t="19050" r="24130" b="28575"/>
                <wp:wrapNone/>
                <wp:docPr id="537" name="Rectangle 537"/>
                <wp:cNvGraphicFramePr/>
                <a:graphic xmlns:a="http://schemas.openxmlformats.org/drawingml/2006/main">
                  <a:graphicData uri="http://schemas.microsoft.com/office/word/2010/wordprocessingShape">
                    <wps:wsp>
                      <wps:cNvSpPr/>
                      <wps:spPr>
                        <a:xfrm>
                          <a:off x="0" y="0"/>
                          <a:ext cx="1062038"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A33DC" id="Rectangle 537" o:spid="_x0000_s1026" style="position:absolute;margin-left:214.5pt;margin-top:34.1pt;width:83.65pt;height:1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" filled="f" strokecolor="#c00000" strokeweight="2.25pt"/>
            </w:pict>
          </mc:Fallback>
        </mc:AlternateContent>
      </w:r>
      <w:r w:rsidRPr="0095773A">
        <w:rPr>
          <w:rFonts w:ascii="Segoe UI Light" w:eastAsiaTheme="majorEastAsia" w:hAnsi="Segoe UI Light" w:cs="Segoe UI Light"/>
          <w:noProof/>
          <w:color w:val="0F4761" w:themeColor="accent1" w:themeShade="BF"/>
        </w:rPr>
        <w:drawing>
          <wp:inline distT="0" distB="0" distL="0" distR="0" wp14:anchorId="7382BD35" wp14:editId="79A1967B">
            <wp:extent cx="4733925" cy="692505"/>
            <wp:effectExtent l="0" t="0" r="0" b="0"/>
            <wp:docPr id="398" name="Picture 39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Graphical user interface, text, application&#10;&#10;Description automatically generated"/>
                    <pic:cNvPicPr/>
                  </pic:nvPicPr>
                  <pic:blipFill>
                    <a:blip r:embed="rId25"/>
                    <a:stretch>
                      <a:fillRect/>
                    </a:stretch>
                  </pic:blipFill>
                  <pic:spPr>
                    <a:xfrm>
                      <a:off x="0" y="0"/>
                      <a:ext cx="4748124" cy="694582"/>
                    </a:xfrm>
                    <a:prstGeom prst="rect">
                      <a:avLst/>
                    </a:prstGeom>
                  </pic:spPr>
                </pic:pic>
              </a:graphicData>
            </a:graphic>
          </wp:inline>
        </w:drawing>
      </w:r>
    </w:p>
    <w:p w14:paraId="19E840DA"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hAnsi="Segoe UI Light" w:cs="Segoe UI Light"/>
        </w:rPr>
        <w:t xml:space="preserve"> Select the trigger and create the flow.  Select the</w:t>
      </w:r>
      <w:r w:rsidRPr="0095773A">
        <w:rPr>
          <w:rFonts w:ascii="Segoe UI Light" w:hAnsi="Segoe UI Light" w:cs="Segoe UI Light"/>
          <w:b/>
        </w:rPr>
        <w:t xml:space="preserve"> PowerApps</w:t>
      </w:r>
      <w:r>
        <w:rPr>
          <w:rFonts w:ascii="Segoe UI Light" w:hAnsi="Segoe UI Light" w:cs="Segoe UI Light"/>
          <w:b/>
        </w:rPr>
        <w:t xml:space="preserve"> (V2)</w:t>
      </w:r>
      <w:r w:rsidRPr="0095773A">
        <w:rPr>
          <w:rFonts w:ascii="Segoe UI Light" w:hAnsi="Segoe UI Light" w:cs="Segoe UI Light"/>
          <w:b/>
        </w:rPr>
        <w:t xml:space="preserve"> </w:t>
      </w:r>
      <w:r w:rsidRPr="0095773A">
        <w:rPr>
          <w:rFonts w:ascii="Segoe UI Light" w:hAnsi="Segoe UI Light" w:cs="Segoe UI Light"/>
        </w:rPr>
        <w:t xml:space="preserve">trigger.  Then click on </w:t>
      </w:r>
      <w:r w:rsidRPr="0095773A">
        <w:rPr>
          <w:rFonts w:ascii="Segoe UI Light" w:hAnsi="Segoe UI Light" w:cs="Segoe UI Light"/>
          <w:b/>
        </w:rPr>
        <w:t>Create</w:t>
      </w:r>
      <w:r w:rsidRPr="0095773A">
        <w:rPr>
          <w:rFonts w:ascii="Segoe UI Light" w:hAnsi="Segoe UI Light" w:cs="Segoe UI Light"/>
        </w:rPr>
        <w:t xml:space="preserve">. </w:t>
      </w:r>
    </w:p>
    <w:p w14:paraId="7E0CB8F8" w14:textId="77777777" w:rsidR="00A23A8C" w:rsidRPr="0095773A" w:rsidRDefault="00A23A8C" w:rsidP="00A23A8C">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9504" behindDoc="0" locked="0" layoutInCell="1" allowOverlap="1" wp14:anchorId="4716F32E" wp14:editId="567C0759">
                <wp:simplePos x="0" y="0"/>
                <wp:positionH relativeFrom="column">
                  <wp:posOffset>4410075</wp:posOffset>
                </wp:positionH>
                <wp:positionV relativeFrom="paragraph">
                  <wp:posOffset>3096260</wp:posOffset>
                </wp:positionV>
                <wp:extent cx="533400" cy="268605"/>
                <wp:effectExtent l="19050" t="19050" r="19050" b="17145"/>
                <wp:wrapNone/>
                <wp:docPr id="527" name="Rectangle 527"/>
                <wp:cNvGraphicFramePr/>
                <a:graphic xmlns:a="http://schemas.openxmlformats.org/drawingml/2006/main">
                  <a:graphicData uri="http://schemas.microsoft.com/office/word/2010/wordprocessingShape">
                    <wps:wsp>
                      <wps:cNvSpPr/>
                      <wps:spPr>
                        <a:xfrm>
                          <a:off x="0" y="0"/>
                          <a:ext cx="533400" cy="26860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4F7FD" id="Rectangle 527" o:spid="_x0000_s1026" style="position:absolute;margin-left:347.25pt;margin-top:243.8pt;width:42pt;height:21.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64384" behindDoc="0" locked="0" layoutInCell="1" allowOverlap="1" wp14:anchorId="6F32C0CA" wp14:editId="091AEEF6">
                <wp:simplePos x="0" y="0"/>
                <wp:positionH relativeFrom="column">
                  <wp:posOffset>3095624</wp:posOffset>
                </wp:positionH>
                <wp:positionV relativeFrom="paragraph">
                  <wp:posOffset>1267460</wp:posOffset>
                </wp:positionV>
                <wp:extent cx="1247775" cy="328612"/>
                <wp:effectExtent l="19050" t="19050" r="28575" b="14605"/>
                <wp:wrapNone/>
                <wp:docPr id="536" name="Rectangle 536"/>
                <wp:cNvGraphicFramePr/>
                <a:graphic xmlns:a="http://schemas.openxmlformats.org/drawingml/2006/main">
                  <a:graphicData uri="http://schemas.microsoft.com/office/word/2010/wordprocessingShape">
                    <wps:wsp>
                      <wps:cNvSpPr/>
                      <wps:spPr>
                        <a:xfrm>
                          <a:off x="0" y="0"/>
                          <a:ext cx="1247775" cy="3286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B0BF9" id="Rectangle 536" o:spid="_x0000_s1026" style="position:absolute;margin-left:243.75pt;margin-top:99.8pt;width:98.25pt;height:2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" filled="f" strokecolor="#c00000" strokeweight="2.25pt"/>
            </w:pict>
          </mc:Fallback>
        </mc:AlternateContent>
      </w:r>
      <w:r w:rsidRPr="0095773A">
        <w:rPr>
          <w:rFonts w:ascii="Segoe UI Light" w:hAnsi="Segoe UI Light" w:cs="Segoe UI Light"/>
        </w:rPr>
        <w:t xml:space="preserve"> </w:t>
      </w:r>
      <w:r w:rsidRPr="00C81D14">
        <w:rPr>
          <w:rFonts w:ascii="Segoe UI Light" w:hAnsi="Segoe UI Light" w:cs="Segoe UI Light"/>
          <w:noProof/>
        </w:rPr>
        <w:drawing>
          <wp:inline distT="0" distB="0" distL="0" distR="0" wp14:anchorId="694E044B" wp14:editId="7107A289">
            <wp:extent cx="5352574" cy="3364230"/>
            <wp:effectExtent l="0" t="0" r="635" b="7620"/>
            <wp:docPr id="452289094" name="Picture 4522890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9094" name="Picture 1" descr="A screenshot of a computer&#10;&#10;Description automatically generated"/>
                    <pic:cNvPicPr/>
                  </pic:nvPicPr>
                  <pic:blipFill>
                    <a:blip r:embed="rId26"/>
                    <a:stretch>
                      <a:fillRect/>
                    </a:stretch>
                  </pic:blipFill>
                  <pic:spPr>
                    <a:xfrm>
                      <a:off x="0" y="0"/>
                      <a:ext cx="5354796" cy="3365627"/>
                    </a:xfrm>
                    <a:prstGeom prst="rect">
                      <a:avLst/>
                    </a:prstGeom>
                  </pic:spPr>
                </pic:pic>
              </a:graphicData>
            </a:graphic>
          </wp:inline>
        </w:drawing>
      </w:r>
    </w:p>
    <w:p w14:paraId="4920F0C3" w14:textId="77777777" w:rsidR="00A23A8C" w:rsidRPr="0095773A" w:rsidRDefault="00A23A8C" w:rsidP="00A23A8C">
      <w:pPr>
        <w:ind w:left="720"/>
        <w:rPr>
          <w:rFonts w:ascii="Segoe UI Light" w:eastAsiaTheme="majorEastAsia" w:hAnsi="Segoe UI Light" w:cs="Segoe UI Light"/>
          <w:color w:val="0F4761" w:themeColor="accent1" w:themeShade="BF"/>
        </w:rPr>
      </w:pPr>
    </w:p>
    <w:p w14:paraId="0FC14D9F" w14:textId="77777777" w:rsidR="00A23A8C" w:rsidRPr="0095773A" w:rsidRDefault="00A23A8C" w:rsidP="00A23A8C">
      <w:pPr>
        <w:rPr>
          <w:rFonts w:ascii="Segoe UI Light" w:eastAsiaTheme="majorEastAsia" w:hAnsi="Segoe UI Light" w:cs="Segoe UI Light"/>
        </w:rPr>
      </w:pPr>
    </w:p>
    <w:p w14:paraId="05CB8C01" w14:textId="77777777" w:rsidR="00A23A8C" w:rsidRDefault="00A23A8C" w:rsidP="00A23A8C">
      <w:pPr>
        <w:pStyle w:val="ListParagraph"/>
        <w:numPr>
          <w:ilvl w:val="0"/>
          <w:numId w:val="5"/>
        </w:numPr>
        <w:spacing w:line="259" w:lineRule="auto"/>
        <w:rPr>
          <w:rFonts w:ascii="Segoe UI Light" w:eastAsiaTheme="majorEastAsia" w:hAnsi="Segoe UI Light" w:cs="Segoe UI Light"/>
        </w:rPr>
      </w:pPr>
      <w:r>
        <w:rPr>
          <w:rFonts w:ascii="Segoe UI Light" w:eastAsiaTheme="majorEastAsia" w:hAnsi="Segoe UI Light" w:cs="Segoe UI Light"/>
        </w:rPr>
        <w:t xml:space="preserve">Configure the Trigger.  Expand the PowerApps (V2) trigger and select </w:t>
      </w:r>
      <w:r w:rsidRPr="00BE1CBB">
        <w:rPr>
          <w:rFonts w:ascii="Segoe UI Light" w:eastAsiaTheme="majorEastAsia" w:hAnsi="Segoe UI Light" w:cs="Segoe UI Light"/>
          <w:b/>
          <w:bCs/>
        </w:rPr>
        <w:t>Text f</w:t>
      </w:r>
      <w:r>
        <w:rPr>
          <w:rFonts w:ascii="Segoe UI Light" w:eastAsiaTheme="majorEastAsia" w:hAnsi="Segoe UI Light" w:cs="Segoe UI Light"/>
        </w:rPr>
        <w:t xml:space="preserve">or </w:t>
      </w:r>
      <w:r w:rsidRPr="00BE1CBB">
        <w:rPr>
          <w:rFonts w:ascii="Segoe UI Light" w:eastAsiaTheme="majorEastAsia" w:hAnsi="Segoe UI Light" w:cs="Segoe UI Light"/>
          <w:b/>
          <w:bCs/>
        </w:rPr>
        <w:t>user input</w:t>
      </w:r>
      <w:r>
        <w:rPr>
          <w:rFonts w:ascii="Segoe UI Light" w:eastAsiaTheme="majorEastAsia" w:hAnsi="Segoe UI Light" w:cs="Segoe UI Light"/>
        </w:rPr>
        <w:t>.</w:t>
      </w:r>
    </w:p>
    <w:p w14:paraId="6CC6C187" w14:textId="77777777" w:rsidR="00A23A8C" w:rsidRDefault="00A23A8C" w:rsidP="00A23A8C">
      <w:pPr>
        <w:pStyle w:val="ListParagraph"/>
        <w:ind w:left="360"/>
        <w:rPr>
          <w:rFonts w:ascii="Segoe UI Light" w:eastAsiaTheme="majorEastAsia" w:hAnsi="Segoe UI Light" w:cs="Segoe UI Light"/>
        </w:rPr>
      </w:pPr>
      <w:r w:rsidRPr="00003A2B">
        <w:rPr>
          <w:rFonts w:ascii="Segoe UI Light" w:eastAsiaTheme="majorEastAsia" w:hAnsi="Segoe UI Light" w:cs="Segoe UI Light"/>
          <w:noProof/>
        </w:rPr>
        <w:drawing>
          <wp:inline distT="0" distB="0" distL="0" distR="0" wp14:anchorId="4CF3542F" wp14:editId="2DF17700">
            <wp:extent cx="3339728" cy="927100"/>
            <wp:effectExtent l="0" t="0" r="0" b="6350"/>
            <wp:docPr id="1366589113" name="Picture 1" descr="A red arrow pointing to a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9113" name="Picture 1" descr="A red arrow pointing to a white rectangle&#10;&#10;AI-generated content may be incorrect."/>
                    <pic:cNvPicPr/>
                  </pic:nvPicPr>
                  <pic:blipFill>
                    <a:blip r:embed="rId27"/>
                    <a:stretch>
                      <a:fillRect/>
                    </a:stretch>
                  </pic:blipFill>
                  <pic:spPr>
                    <a:xfrm>
                      <a:off x="0" y="0"/>
                      <a:ext cx="3354432" cy="931182"/>
                    </a:xfrm>
                    <a:prstGeom prst="rect">
                      <a:avLst/>
                    </a:prstGeom>
                  </pic:spPr>
                </pic:pic>
              </a:graphicData>
            </a:graphic>
          </wp:inline>
        </w:drawing>
      </w:r>
    </w:p>
    <w:p w14:paraId="1FFB369B" w14:textId="77777777" w:rsidR="00A23A8C" w:rsidRDefault="00A23A8C" w:rsidP="00A23A8C">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9376" behindDoc="0" locked="0" layoutInCell="1" allowOverlap="1" wp14:anchorId="236F125E" wp14:editId="7720720B">
                <wp:simplePos x="0" y="0"/>
                <wp:positionH relativeFrom="column">
                  <wp:posOffset>361950</wp:posOffset>
                </wp:positionH>
                <wp:positionV relativeFrom="paragraph">
                  <wp:posOffset>471805</wp:posOffset>
                </wp:positionV>
                <wp:extent cx="476250" cy="495300"/>
                <wp:effectExtent l="19050" t="19050" r="19050" b="19050"/>
                <wp:wrapNone/>
                <wp:docPr id="312930764" name="Rectangle 312930764"/>
                <wp:cNvGraphicFramePr/>
                <a:graphic xmlns:a="http://schemas.openxmlformats.org/drawingml/2006/main">
                  <a:graphicData uri="http://schemas.microsoft.com/office/word/2010/wordprocessingShape">
                    <wps:wsp>
                      <wps:cNvSpPr/>
                      <wps:spPr>
                        <a:xfrm>
                          <a:off x="0" y="0"/>
                          <a:ext cx="476250" cy="495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9E04C" id="Rectangle 312930764" o:spid="_x0000_s1026" style="position:absolute;margin-left:28.5pt;margin-top:37.15pt;width:37.5pt;height:3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" filled="f" strokecolor="#c00000" strokeweight="2.25pt"/>
            </w:pict>
          </mc:Fallback>
        </mc:AlternateContent>
      </w:r>
      <w:r w:rsidRPr="00380C37">
        <w:rPr>
          <w:rFonts w:ascii="Segoe UI Light" w:eastAsiaTheme="majorEastAsia" w:hAnsi="Segoe UI Light" w:cs="Segoe UI Light"/>
          <w:noProof/>
        </w:rPr>
        <w:drawing>
          <wp:inline distT="0" distB="0" distL="0" distR="0" wp14:anchorId="32C3FE4B" wp14:editId="23FF451C">
            <wp:extent cx="3296335" cy="1067435"/>
            <wp:effectExtent l="0" t="0" r="0" b="0"/>
            <wp:docPr id="963289648" name="Picture 963289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89648" name="Picture 1" descr="A screenshot of a computer&#10;&#10;Description automatically generated"/>
                    <pic:cNvPicPr/>
                  </pic:nvPicPr>
                  <pic:blipFill>
                    <a:blip r:embed="rId28"/>
                    <a:stretch>
                      <a:fillRect/>
                    </a:stretch>
                  </pic:blipFill>
                  <pic:spPr>
                    <a:xfrm>
                      <a:off x="0" y="0"/>
                      <a:ext cx="3300493" cy="1068781"/>
                    </a:xfrm>
                    <a:prstGeom prst="rect">
                      <a:avLst/>
                    </a:prstGeom>
                  </pic:spPr>
                </pic:pic>
              </a:graphicData>
            </a:graphic>
          </wp:inline>
        </w:drawing>
      </w:r>
    </w:p>
    <w:p w14:paraId="036A94C8" w14:textId="77777777" w:rsidR="00A23A8C" w:rsidRDefault="00A23A8C" w:rsidP="00A23A8C">
      <w:pPr>
        <w:pStyle w:val="ListParagraph"/>
        <w:numPr>
          <w:ilvl w:val="0"/>
          <w:numId w:val="5"/>
        </w:numPr>
        <w:spacing w:line="259" w:lineRule="auto"/>
        <w:rPr>
          <w:rFonts w:ascii="Segoe UI Light" w:eastAsiaTheme="majorEastAsia" w:hAnsi="Segoe UI Light" w:cs="Segoe UI Light"/>
        </w:rPr>
      </w:pPr>
      <w:r>
        <w:rPr>
          <w:rFonts w:ascii="Segoe UI Light" w:eastAsiaTheme="majorEastAsia" w:hAnsi="Segoe UI Light" w:cs="Segoe UI Light"/>
        </w:rPr>
        <w:t xml:space="preserve">Enter </w:t>
      </w:r>
      <w:proofErr w:type="spellStart"/>
      <w:r w:rsidRPr="00BE1CBB">
        <w:rPr>
          <w:rFonts w:ascii="Segoe UI Light" w:eastAsiaTheme="majorEastAsia" w:hAnsi="Segoe UI Light" w:cs="Segoe UI Light"/>
          <w:b/>
          <w:bCs/>
        </w:rPr>
        <w:t>PONumber</w:t>
      </w:r>
      <w:proofErr w:type="spellEnd"/>
      <w:r>
        <w:rPr>
          <w:rFonts w:ascii="Segoe UI Light" w:eastAsiaTheme="majorEastAsia" w:hAnsi="Segoe UI Light" w:cs="Segoe UI Light"/>
        </w:rPr>
        <w:t xml:space="preserve"> for both the </w:t>
      </w:r>
      <w:r w:rsidRPr="00BE1CBB">
        <w:rPr>
          <w:rFonts w:ascii="Segoe UI Light" w:eastAsiaTheme="majorEastAsia" w:hAnsi="Segoe UI Light" w:cs="Segoe UI Light"/>
          <w:b/>
          <w:bCs/>
        </w:rPr>
        <w:t>Input</w:t>
      </w:r>
      <w:r>
        <w:rPr>
          <w:rFonts w:ascii="Segoe UI Light" w:eastAsiaTheme="majorEastAsia" w:hAnsi="Segoe UI Light" w:cs="Segoe UI Light"/>
        </w:rPr>
        <w:t xml:space="preserve"> and </w:t>
      </w:r>
      <w:r w:rsidRPr="00BE1CBB">
        <w:rPr>
          <w:rFonts w:ascii="Segoe UI Light" w:eastAsiaTheme="majorEastAsia" w:hAnsi="Segoe UI Light" w:cs="Segoe UI Light"/>
          <w:b/>
          <w:bCs/>
        </w:rPr>
        <w:t>Description</w:t>
      </w:r>
      <w:r>
        <w:rPr>
          <w:rFonts w:ascii="Segoe UI Light" w:eastAsiaTheme="majorEastAsia" w:hAnsi="Segoe UI Light" w:cs="Segoe UI Light"/>
        </w:rPr>
        <w:t>.</w:t>
      </w:r>
    </w:p>
    <w:p w14:paraId="2ADA602D" w14:textId="77777777" w:rsidR="00A23A8C" w:rsidRDefault="00A23A8C" w:rsidP="00A23A8C">
      <w:pPr>
        <w:pStyle w:val="ListParagraph"/>
        <w:ind w:left="360"/>
        <w:rPr>
          <w:rFonts w:ascii="Segoe UI Light" w:eastAsiaTheme="majorEastAsia" w:hAnsi="Segoe UI Light" w:cs="Segoe UI Light"/>
        </w:rPr>
      </w:pPr>
    </w:p>
    <w:p w14:paraId="16A85593" w14:textId="77777777" w:rsidR="00A23A8C" w:rsidRPr="00380C37" w:rsidRDefault="00A23A8C" w:rsidP="00A23A8C">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0400" behindDoc="0" locked="0" layoutInCell="1" allowOverlap="1" wp14:anchorId="130B100D" wp14:editId="2A738423">
                <wp:simplePos x="0" y="0"/>
                <wp:positionH relativeFrom="column">
                  <wp:posOffset>523875</wp:posOffset>
                </wp:positionH>
                <wp:positionV relativeFrom="paragraph">
                  <wp:posOffset>236855</wp:posOffset>
                </wp:positionV>
                <wp:extent cx="2524125" cy="266700"/>
                <wp:effectExtent l="19050" t="19050" r="28575" b="19050"/>
                <wp:wrapNone/>
                <wp:docPr id="226130343" name="Rectangle 226130343"/>
                <wp:cNvGraphicFramePr/>
                <a:graphic xmlns:a="http://schemas.openxmlformats.org/drawingml/2006/main">
                  <a:graphicData uri="http://schemas.microsoft.com/office/word/2010/wordprocessingShape">
                    <wps:wsp>
                      <wps:cNvSpPr/>
                      <wps:spPr>
                        <a:xfrm>
                          <a:off x="0" y="0"/>
                          <a:ext cx="2524125"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31995" id="Rectangle 226130343" o:spid="_x0000_s1026" style="position:absolute;margin-left:41.25pt;margin-top:18.65pt;width:198.75pt;height:2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" filled="f" strokecolor="#c00000" strokeweight="2.25pt"/>
            </w:pict>
          </mc:Fallback>
        </mc:AlternateContent>
      </w:r>
      <w:r w:rsidRPr="00763257">
        <w:rPr>
          <w:rFonts w:ascii="Segoe UI Light" w:eastAsiaTheme="majorEastAsia" w:hAnsi="Segoe UI Light" w:cs="Segoe UI Light"/>
          <w:noProof/>
        </w:rPr>
        <w:drawing>
          <wp:inline distT="0" distB="0" distL="0" distR="0" wp14:anchorId="2CA0FC25" wp14:editId="36F5F195">
            <wp:extent cx="3209925" cy="927312"/>
            <wp:effectExtent l="0" t="0" r="0" b="6350"/>
            <wp:docPr id="1367862812" name="Picture 13678628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2812" name="Picture 1" descr="A screenshot of a computer&#10;&#10;Description automatically generated"/>
                    <pic:cNvPicPr/>
                  </pic:nvPicPr>
                  <pic:blipFill>
                    <a:blip r:embed="rId29"/>
                    <a:stretch>
                      <a:fillRect/>
                    </a:stretch>
                  </pic:blipFill>
                  <pic:spPr>
                    <a:xfrm>
                      <a:off x="0" y="0"/>
                      <a:ext cx="3229172" cy="932872"/>
                    </a:xfrm>
                    <a:prstGeom prst="rect">
                      <a:avLst/>
                    </a:prstGeom>
                  </pic:spPr>
                </pic:pic>
              </a:graphicData>
            </a:graphic>
          </wp:inline>
        </w:drawing>
      </w:r>
    </w:p>
    <w:p w14:paraId="52E796DB"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Add a new step to create a Variable to hold the Purchase Order </w:t>
      </w:r>
      <w:r>
        <w:rPr>
          <w:rFonts w:ascii="Segoe UI Light" w:eastAsiaTheme="majorEastAsia" w:hAnsi="Segoe UI Light" w:cs="Segoe UI Light"/>
        </w:rPr>
        <w:t>number that will be</w:t>
      </w:r>
      <w:r w:rsidRPr="0095773A">
        <w:rPr>
          <w:rFonts w:ascii="Segoe UI Light" w:eastAsiaTheme="majorEastAsia" w:hAnsi="Segoe UI Light" w:cs="Segoe UI Light"/>
        </w:rPr>
        <w:t xml:space="preserve"> passed in from Power Apps.  Click on </w:t>
      </w:r>
      <w:r w:rsidRPr="0095773A">
        <w:rPr>
          <w:rFonts w:ascii="Segoe UI Light" w:eastAsiaTheme="majorEastAsia" w:hAnsi="Segoe UI Light" w:cs="Segoe UI Light"/>
          <w:b/>
        </w:rPr>
        <w:t>+ New Step</w:t>
      </w:r>
      <w:r w:rsidRPr="0095773A">
        <w:rPr>
          <w:rFonts w:ascii="Segoe UI Light" w:eastAsiaTheme="majorEastAsia" w:hAnsi="Segoe UI Light" w:cs="Segoe UI Light"/>
        </w:rPr>
        <w:t xml:space="preserve">.  </w:t>
      </w:r>
    </w:p>
    <w:p w14:paraId="19934114" w14:textId="77777777" w:rsidR="00A23A8C" w:rsidRPr="0095773A" w:rsidRDefault="00A23A8C" w:rsidP="00A23A8C">
      <w:pPr>
        <w:pStyle w:val="ListParagraph"/>
        <w:ind w:left="360"/>
        <w:rPr>
          <w:rFonts w:ascii="Segoe UI Light" w:eastAsiaTheme="majorEastAsia" w:hAnsi="Segoe UI Light" w:cs="Segoe UI Light"/>
        </w:rPr>
      </w:pPr>
    </w:p>
    <w:p w14:paraId="413456DC" w14:textId="77777777" w:rsidR="00A23A8C" w:rsidRPr="0095773A" w:rsidRDefault="00A23A8C" w:rsidP="00A23A8C">
      <w:pPr>
        <w:pStyle w:val="ListParagraph"/>
        <w:ind w:left="360"/>
        <w:rPr>
          <w:rFonts w:ascii="Segoe UI Light" w:eastAsiaTheme="majorEastAsia" w:hAnsi="Segoe UI Light" w:cs="Segoe UI Light"/>
          <w:color w:val="0F4761" w:themeColor="accent1" w:themeShade="BF"/>
        </w:rPr>
      </w:pPr>
      <w:r w:rsidRPr="0095773A">
        <w:rPr>
          <w:rFonts w:ascii="Segoe UI Light" w:hAnsi="Segoe UI Light" w:cs="Segoe UI Light"/>
          <w:noProof/>
        </w:rPr>
        <mc:AlternateContent>
          <mc:Choice Requires="wps">
            <w:drawing>
              <wp:anchor distT="0" distB="0" distL="114300" distR="114300" simplePos="0" relativeHeight="251667456" behindDoc="0" locked="0" layoutInCell="1" allowOverlap="1" wp14:anchorId="1441A850" wp14:editId="35E2CDF8">
                <wp:simplePos x="0" y="0"/>
                <wp:positionH relativeFrom="column">
                  <wp:posOffset>1680845</wp:posOffset>
                </wp:positionH>
                <wp:positionV relativeFrom="paragraph">
                  <wp:posOffset>825500</wp:posOffset>
                </wp:positionV>
                <wp:extent cx="985837" cy="285750"/>
                <wp:effectExtent l="19050" t="19050" r="24130" b="19050"/>
                <wp:wrapNone/>
                <wp:docPr id="264" name="Rectangle 264"/>
                <wp:cNvGraphicFramePr/>
                <a:graphic xmlns:a="http://schemas.openxmlformats.org/drawingml/2006/main">
                  <a:graphicData uri="http://schemas.microsoft.com/office/word/2010/wordprocessingShape">
                    <wps:wsp>
                      <wps:cNvSpPr/>
                      <wps:spPr>
                        <a:xfrm>
                          <a:off x="0" y="0"/>
                          <a:ext cx="985837"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15E1E" id="Rectangle 264" o:spid="_x0000_s1026" style="position:absolute;margin-left:132.35pt;margin-top:65pt;width:77.6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" filled="f" strokecolor="#c00000" strokeweight="2.25pt"/>
            </w:pict>
          </mc:Fallback>
        </mc:AlternateContent>
      </w:r>
      <w:r w:rsidRPr="00EA7B85">
        <w:rPr>
          <w:noProof/>
        </w:rPr>
        <w:t xml:space="preserve"> </w:t>
      </w:r>
      <w:r w:rsidRPr="00EA7B85">
        <w:rPr>
          <w:rFonts w:ascii="Segoe UI Light" w:eastAsiaTheme="majorEastAsia" w:hAnsi="Segoe UI Light" w:cs="Segoe UI Light"/>
          <w:noProof/>
          <w:color w:val="0F4761" w:themeColor="accent1" w:themeShade="BF"/>
        </w:rPr>
        <w:drawing>
          <wp:inline distT="0" distB="0" distL="0" distR="0" wp14:anchorId="590472D1" wp14:editId="1AB59FF5">
            <wp:extent cx="4795376" cy="1233170"/>
            <wp:effectExtent l="0" t="0" r="5715" b="5080"/>
            <wp:docPr id="1478020559" name="Picture 14780205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0559" name="Picture 1" descr="A screenshot of a computer&#10;&#10;Description automatically generated"/>
                    <pic:cNvPicPr/>
                  </pic:nvPicPr>
                  <pic:blipFill>
                    <a:blip r:embed="rId30"/>
                    <a:stretch>
                      <a:fillRect/>
                    </a:stretch>
                  </pic:blipFill>
                  <pic:spPr>
                    <a:xfrm>
                      <a:off x="0" y="0"/>
                      <a:ext cx="4806263" cy="1235970"/>
                    </a:xfrm>
                    <a:prstGeom prst="rect">
                      <a:avLst/>
                    </a:prstGeom>
                  </pic:spPr>
                </pic:pic>
              </a:graphicData>
            </a:graphic>
          </wp:inline>
        </w:drawing>
      </w:r>
    </w:p>
    <w:p w14:paraId="0FF5116A" w14:textId="77777777" w:rsidR="00A23A8C" w:rsidRPr="0095773A" w:rsidRDefault="00A23A8C" w:rsidP="00A23A8C">
      <w:pPr>
        <w:rPr>
          <w:rFonts w:ascii="Segoe UI Light" w:hAnsi="Segoe UI Light" w:cs="Segoe UI Light"/>
        </w:rPr>
      </w:pPr>
    </w:p>
    <w:p w14:paraId="47A9BAAB"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hAnsi="Segoe UI Light" w:cs="Segoe UI Light"/>
        </w:rPr>
        <w:t xml:space="preserve">Search for </w:t>
      </w:r>
      <w:r w:rsidRPr="0095773A">
        <w:rPr>
          <w:rFonts w:ascii="Segoe UI Light" w:hAnsi="Segoe UI Light" w:cs="Segoe UI Light"/>
          <w:b/>
        </w:rPr>
        <w:t>Initialize</w:t>
      </w:r>
      <w:r w:rsidRPr="0095773A">
        <w:rPr>
          <w:rFonts w:ascii="Segoe UI Light" w:hAnsi="Segoe UI Light" w:cs="Segoe UI Light"/>
        </w:rPr>
        <w:t xml:space="preserve"> and select the </w:t>
      </w:r>
      <w:r w:rsidRPr="0095773A">
        <w:rPr>
          <w:rFonts w:ascii="Segoe UI Light" w:hAnsi="Segoe UI Light" w:cs="Segoe UI Light"/>
          <w:b/>
        </w:rPr>
        <w:t>Initialize Variable</w:t>
      </w:r>
      <w:r w:rsidRPr="0095773A">
        <w:rPr>
          <w:rFonts w:ascii="Segoe UI Light" w:hAnsi="Segoe UI Light" w:cs="Segoe UI Light"/>
        </w:rPr>
        <w:t xml:space="preserve"> action.   </w:t>
      </w:r>
    </w:p>
    <w:p w14:paraId="556AFD93" w14:textId="77777777" w:rsidR="00A23A8C" w:rsidRPr="0095773A" w:rsidRDefault="00A23A8C" w:rsidP="00A23A8C">
      <w:pPr>
        <w:pStyle w:val="ListParagraph"/>
        <w:rPr>
          <w:rFonts w:ascii="Segoe UI Light" w:eastAsiaTheme="majorEastAsia" w:hAnsi="Segoe UI Light" w:cs="Segoe UI Light"/>
          <w:color w:val="0F4761" w:themeColor="accent1" w:themeShade="BF"/>
        </w:rPr>
      </w:pPr>
      <w:r w:rsidRPr="0095773A">
        <w:rPr>
          <w:rFonts w:ascii="Segoe UI Light" w:hAnsi="Segoe UI Light" w:cs="Segoe UI Light"/>
          <w:noProof/>
        </w:rPr>
        <w:lastRenderedPageBreak/>
        <mc:AlternateContent>
          <mc:Choice Requires="wps">
            <w:drawing>
              <wp:anchor distT="0" distB="0" distL="114300" distR="114300" simplePos="0" relativeHeight="251670528" behindDoc="0" locked="0" layoutInCell="1" allowOverlap="1" wp14:anchorId="44C64049" wp14:editId="049D18E6">
                <wp:simplePos x="0" y="0"/>
                <wp:positionH relativeFrom="column">
                  <wp:posOffset>547688</wp:posOffset>
                </wp:positionH>
                <wp:positionV relativeFrom="paragraph">
                  <wp:posOffset>390525</wp:posOffset>
                </wp:positionV>
                <wp:extent cx="752475" cy="276225"/>
                <wp:effectExtent l="19050" t="19050" r="28575" b="28575"/>
                <wp:wrapNone/>
                <wp:docPr id="202" name="Rectangle 202"/>
                <wp:cNvGraphicFramePr/>
                <a:graphic xmlns:a="http://schemas.openxmlformats.org/drawingml/2006/main">
                  <a:graphicData uri="http://schemas.microsoft.com/office/word/2010/wordprocessingShape">
                    <wps:wsp>
                      <wps:cNvSpPr/>
                      <wps:spPr>
                        <a:xfrm>
                          <a:off x="0" y="0"/>
                          <a:ext cx="752475"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ECC87" id="Rectangle 202" o:spid="_x0000_s1026" style="position:absolute;margin-left:43.15pt;margin-top:30.75pt;width:59.2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71552" behindDoc="0" locked="0" layoutInCell="1" allowOverlap="1" wp14:anchorId="19D0E402" wp14:editId="7DC7D9E5">
                <wp:simplePos x="0" y="0"/>
                <wp:positionH relativeFrom="column">
                  <wp:posOffset>628650</wp:posOffset>
                </wp:positionH>
                <wp:positionV relativeFrom="paragraph">
                  <wp:posOffset>2305050</wp:posOffset>
                </wp:positionV>
                <wp:extent cx="985837" cy="285750"/>
                <wp:effectExtent l="19050" t="19050" r="24130" b="19050"/>
                <wp:wrapNone/>
                <wp:docPr id="203" name="Rectangle 203"/>
                <wp:cNvGraphicFramePr/>
                <a:graphic xmlns:a="http://schemas.openxmlformats.org/drawingml/2006/main">
                  <a:graphicData uri="http://schemas.microsoft.com/office/word/2010/wordprocessingShape">
                    <wps:wsp>
                      <wps:cNvSpPr/>
                      <wps:spPr>
                        <a:xfrm>
                          <a:off x="0" y="0"/>
                          <a:ext cx="985837"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B2A3D" id="Rectangle 203" o:spid="_x0000_s1026" style="position:absolute;margin-left:49.5pt;margin-top:181.5pt;width:77.6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" filled="f" strokecolor="#c00000" strokeweight="2.25pt"/>
            </w:pict>
          </mc:Fallback>
        </mc:AlternateContent>
      </w:r>
      <w:r w:rsidRPr="0095773A">
        <w:rPr>
          <w:rFonts w:ascii="Segoe UI Light" w:eastAsiaTheme="majorEastAsia" w:hAnsi="Segoe UI Light" w:cs="Segoe UI Light"/>
          <w:noProof/>
          <w:color w:val="0F4761" w:themeColor="accent1" w:themeShade="BF"/>
        </w:rPr>
        <w:drawing>
          <wp:inline distT="0" distB="0" distL="0" distR="0" wp14:anchorId="76FF16BB" wp14:editId="3317FD8B">
            <wp:extent cx="4043962" cy="3119438"/>
            <wp:effectExtent l="0" t="0" r="0" b="5080"/>
            <wp:docPr id="201" name="Picture 20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Graphical user interface, text, application, email&#10;&#10;Description automatically generated"/>
                    <pic:cNvPicPr/>
                  </pic:nvPicPr>
                  <pic:blipFill>
                    <a:blip r:embed="rId31"/>
                    <a:stretch>
                      <a:fillRect/>
                    </a:stretch>
                  </pic:blipFill>
                  <pic:spPr>
                    <a:xfrm>
                      <a:off x="0" y="0"/>
                      <a:ext cx="4046418" cy="3121332"/>
                    </a:xfrm>
                    <a:prstGeom prst="rect">
                      <a:avLst/>
                    </a:prstGeom>
                  </pic:spPr>
                </pic:pic>
              </a:graphicData>
            </a:graphic>
          </wp:inline>
        </w:drawing>
      </w:r>
    </w:p>
    <w:p w14:paraId="048EC6E0" w14:textId="77777777" w:rsidR="00A23A8C" w:rsidRPr="0095773A" w:rsidRDefault="00A23A8C" w:rsidP="00A23A8C">
      <w:pPr>
        <w:pStyle w:val="ListParagraph"/>
        <w:rPr>
          <w:rFonts w:ascii="Segoe UI Light" w:eastAsiaTheme="majorEastAsia" w:hAnsi="Segoe UI Light" w:cs="Segoe UI Light"/>
          <w:color w:val="0F4761" w:themeColor="accent1" w:themeShade="BF"/>
        </w:rPr>
      </w:pPr>
    </w:p>
    <w:p w14:paraId="74702403"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Rename the action.  Click on the </w:t>
      </w:r>
      <w:r w:rsidRPr="0095773A">
        <w:rPr>
          <w:rFonts w:ascii="Segoe UI Light" w:eastAsiaTheme="majorEastAsia" w:hAnsi="Segoe UI Light" w:cs="Segoe UI Light"/>
          <w:b/>
        </w:rPr>
        <w:t>ellipses (…)</w:t>
      </w:r>
      <w:r w:rsidRPr="0095773A">
        <w:rPr>
          <w:rFonts w:ascii="Segoe UI Light" w:eastAsiaTheme="majorEastAsia" w:hAnsi="Segoe UI Light" w:cs="Segoe UI Light"/>
        </w:rPr>
        <w:t xml:space="preserve"> and then </w:t>
      </w:r>
      <w:r w:rsidRPr="0095773A">
        <w:rPr>
          <w:rFonts w:ascii="Segoe UI Light" w:eastAsiaTheme="majorEastAsia" w:hAnsi="Segoe UI Light" w:cs="Segoe UI Light"/>
          <w:b/>
        </w:rPr>
        <w:t>Rename</w:t>
      </w:r>
      <w:r w:rsidRPr="0095773A">
        <w:rPr>
          <w:rFonts w:ascii="Segoe UI Light" w:eastAsiaTheme="majorEastAsia" w:hAnsi="Segoe UI Light" w:cs="Segoe UI Light"/>
        </w:rPr>
        <w:t xml:space="preserve">.  Rename to </w:t>
      </w:r>
      <w:proofErr w:type="spellStart"/>
      <w:r w:rsidRPr="0095773A">
        <w:rPr>
          <w:rFonts w:ascii="Segoe UI Light" w:eastAsiaTheme="majorEastAsia" w:hAnsi="Segoe UI Light" w:cs="Segoe UI Light"/>
          <w:b/>
        </w:rPr>
        <w:t>PONumber</w:t>
      </w:r>
      <w:proofErr w:type="spellEnd"/>
      <w:r w:rsidRPr="0095773A">
        <w:rPr>
          <w:rFonts w:ascii="Segoe UI Light" w:eastAsiaTheme="majorEastAsia" w:hAnsi="Segoe UI Light" w:cs="Segoe UI Light"/>
          <w:b/>
        </w:rPr>
        <w:t>.</w:t>
      </w:r>
    </w:p>
    <w:p w14:paraId="0D22807A" w14:textId="77777777" w:rsidR="00A23A8C" w:rsidRPr="0095773A" w:rsidRDefault="00A23A8C" w:rsidP="00A23A8C">
      <w:pPr>
        <w:pStyle w:val="ListParagraph"/>
        <w:ind w:left="1080"/>
        <w:rPr>
          <w:rFonts w:ascii="Segoe UI Light" w:eastAsiaTheme="majorEastAsia" w:hAnsi="Segoe UI Light" w:cs="Segoe UI Light"/>
        </w:rPr>
      </w:pPr>
      <w:r w:rsidRPr="0095773A">
        <w:rPr>
          <w:rFonts w:ascii="Segoe UI Light" w:eastAsiaTheme="majorEastAsia" w:hAnsi="Segoe UI Light" w:cs="Segoe UI Light"/>
          <w:b/>
        </w:rPr>
        <w:t>NOTE:</w:t>
      </w:r>
      <w:r w:rsidRPr="0095773A">
        <w:rPr>
          <w:rFonts w:ascii="Segoe UI Light" w:eastAsiaTheme="majorEastAsia" w:hAnsi="Segoe UI Light" w:cs="Segoe UI Light"/>
        </w:rPr>
        <w:t xml:space="preserve">  The name of the variable is used in the Power App, so naming to something logical will help when using the variable in Power Apps.  </w:t>
      </w:r>
    </w:p>
    <w:p w14:paraId="7FA785AF" w14:textId="77777777" w:rsidR="00A23A8C" w:rsidRPr="0095773A" w:rsidRDefault="00A23A8C" w:rsidP="00A23A8C">
      <w:pPr>
        <w:rPr>
          <w:rFonts w:ascii="Segoe UI Light" w:eastAsiaTheme="majorEastAsia" w:hAnsi="Segoe UI Light" w:cs="Segoe UI Light"/>
        </w:rPr>
      </w:pPr>
    </w:p>
    <w:p w14:paraId="58C081B6" w14:textId="77777777" w:rsidR="00A23A8C" w:rsidRPr="0095773A" w:rsidRDefault="00A23A8C" w:rsidP="00A23A8C">
      <w:pPr>
        <w:ind w:left="72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2576" behindDoc="0" locked="0" layoutInCell="1" allowOverlap="1" wp14:anchorId="3A668FD8" wp14:editId="0BA91CDA">
                <wp:simplePos x="0" y="0"/>
                <wp:positionH relativeFrom="column">
                  <wp:posOffset>4057650</wp:posOffset>
                </wp:positionH>
                <wp:positionV relativeFrom="paragraph">
                  <wp:posOffset>54610</wp:posOffset>
                </wp:positionV>
                <wp:extent cx="252413" cy="304800"/>
                <wp:effectExtent l="19050" t="19050" r="14605" b="19050"/>
                <wp:wrapNone/>
                <wp:docPr id="212" name="Rectangle 212"/>
                <wp:cNvGraphicFramePr/>
                <a:graphic xmlns:a="http://schemas.openxmlformats.org/drawingml/2006/main">
                  <a:graphicData uri="http://schemas.microsoft.com/office/word/2010/wordprocessingShape">
                    <wps:wsp>
                      <wps:cNvSpPr/>
                      <wps:spPr>
                        <a:xfrm>
                          <a:off x="0" y="0"/>
                          <a:ext cx="252413"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4905E" id="Rectangle 212" o:spid="_x0000_s1026" style="position:absolute;margin-left:319.5pt;margin-top:4.3pt;width:19.9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73600" behindDoc="0" locked="0" layoutInCell="1" allowOverlap="1" wp14:anchorId="71C48054" wp14:editId="1A7C0C01">
                <wp:simplePos x="0" y="0"/>
                <wp:positionH relativeFrom="column">
                  <wp:posOffset>4443413</wp:posOffset>
                </wp:positionH>
                <wp:positionV relativeFrom="paragraph">
                  <wp:posOffset>326073</wp:posOffset>
                </wp:positionV>
                <wp:extent cx="876300" cy="252412"/>
                <wp:effectExtent l="19050" t="19050" r="19050" b="14605"/>
                <wp:wrapNone/>
                <wp:docPr id="218" name="Rectangle 218"/>
                <wp:cNvGraphicFramePr/>
                <a:graphic xmlns:a="http://schemas.openxmlformats.org/drawingml/2006/main">
                  <a:graphicData uri="http://schemas.microsoft.com/office/word/2010/wordprocessingShape">
                    <wps:wsp>
                      <wps:cNvSpPr/>
                      <wps:spPr>
                        <a:xfrm>
                          <a:off x="0" y="0"/>
                          <a:ext cx="876300" cy="2524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5607C" id="Rectangle 218" o:spid="_x0000_s1026" style="position:absolute;margin-left:349.9pt;margin-top:25.7pt;width:69pt;height:1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" filled="f" strokecolor="#c00000" strokeweight="2.25pt"/>
            </w:pict>
          </mc:Fallback>
        </mc:AlternateContent>
      </w:r>
      <w:r w:rsidRPr="0095773A">
        <w:rPr>
          <w:rFonts w:ascii="Segoe UI Light" w:eastAsiaTheme="majorEastAsia" w:hAnsi="Segoe UI Light" w:cs="Segoe UI Light"/>
          <w:noProof/>
        </w:rPr>
        <w:drawing>
          <wp:inline distT="0" distB="0" distL="0" distR="0" wp14:anchorId="23E55503" wp14:editId="2FFB14FB">
            <wp:extent cx="5404056" cy="1990725"/>
            <wp:effectExtent l="0" t="0" r="6350" b="0"/>
            <wp:docPr id="204" name="Picture 20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Graphical user interface, text, application, email&#10;&#10;Description automatically generated"/>
                    <pic:cNvPicPr/>
                  </pic:nvPicPr>
                  <pic:blipFill>
                    <a:blip r:embed="rId32"/>
                    <a:stretch>
                      <a:fillRect/>
                    </a:stretch>
                  </pic:blipFill>
                  <pic:spPr>
                    <a:xfrm>
                      <a:off x="0" y="0"/>
                      <a:ext cx="5408175" cy="1992242"/>
                    </a:xfrm>
                    <a:prstGeom prst="rect">
                      <a:avLst/>
                    </a:prstGeom>
                  </pic:spPr>
                </pic:pic>
              </a:graphicData>
            </a:graphic>
          </wp:inline>
        </w:drawing>
      </w:r>
    </w:p>
    <w:p w14:paraId="6C3CF5C3" w14:textId="77777777" w:rsidR="00A23A8C" w:rsidRPr="0095773A" w:rsidRDefault="00A23A8C" w:rsidP="00A23A8C">
      <w:pPr>
        <w:pStyle w:val="ListParagraph"/>
        <w:ind w:left="360"/>
        <w:rPr>
          <w:rFonts w:ascii="Segoe UI Light" w:eastAsiaTheme="majorEastAsia" w:hAnsi="Segoe UI Light" w:cs="Segoe UI Light"/>
        </w:rPr>
      </w:pPr>
    </w:p>
    <w:p w14:paraId="79AD2116"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Configure the action.  Fill out the Initialize Variable with the following:</w:t>
      </w:r>
    </w:p>
    <w:p w14:paraId="01DB54E3" w14:textId="77777777" w:rsidR="00A23A8C" w:rsidRPr="0095773A" w:rsidRDefault="00A23A8C" w:rsidP="00A23A8C">
      <w:pPr>
        <w:pStyle w:val="ListParagraph"/>
        <w:numPr>
          <w:ilvl w:val="0"/>
          <w:numId w:val="12"/>
        </w:numPr>
        <w:spacing w:line="259" w:lineRule="auto"/>
        <w:rPr>
          <w:rFonts w:ascii="Segoe UI Light" w:eastAsiaTheme="majorEastAsia" w:hAnsi="Segoe UI Light" w:cs="Segoe UI Light"/>
          <w:b/>
        </w:rPr>
      </w:pPr>
      <w:r w:rsidRPr="0095773A">
        <w:rPr>
          <w:rFonts w:ascii="Segoe UI Light" w:eastAsiaTheme="majorEastAsia" w:hAnsi="Segoe UI Light" w:cs="Segoe UI Light"/>
        </w:rPr>
        <w:t>Name of Variable</w:t>
      </w:r>
      <w:r w:rsidRPr="0095773A">
        <w:rPr>
          <w:rFonts w:ascii="Segoe UI Light" w:eastAsiaTheme="majorEastAsia" w:hAnsi="Segoe UI Light" w:cs="Segoe UI Light"/>
          <w:b/>
        </w:rPr>
        <w:t xml:space="preserve"> – </w:t>
      </w:r>
      <w:proofErr w:type="spellStart"/>
      <w:r w:rsidRPr="0095773A">
        <w:rPr>
          <w:rFonts w:ascii="Segoe UI Light" w:eastAsiaTheme="majorEastAsia" w:hAnsi="Segoe UI Light" w:cs="Segoe UI Light"/>
          <w:b/>
        </w:rPr>
        <w:t>vPONumber</w:t>
      </w:r>
      <w:proofErr w:type="spellEnd"/>
    </w:p>
    <w:p w14:paraId="565440BC" w14:textId="77777777" w:rsidR="00A23A8C" w:rsidRPr="0095773A" w:rsidRDefault="00A23A8C" w:rsidP="00A23A8C">
      <w:pPr>
        <w:pStyle w:val="ListParagraph"/>
        <w:numPr>
          <w:ilvl w:val="1"/>
          <w:numId w:val="7"/>
        </w:numPr>
        <w:spacing w:line="259" w:lineRule="auto"/>
        <w:rPr>
          <w:rFonts w:ascii="Segoe UI Light" w:eastAsiaTheme="majorEastAsia" w:hAnsi="Segoe UI Light" w:cs="Segoe UI Light"/>
        </w:rPr>
      </w:pPr>
      <w:r w:rsidRPr="0095773A">
        <w:rPr>
          <w:rFonts w:ascii="Segoe UI Light" w:eastAsiaTheme="majorEastAsia" w:hAnsi="Segoe UI Light" w:cs="Segoe UI Light"/>
          <w:b/>
        </w:rPr>
        <w:t xml:space="preserve">Best Practice – </w:t>
      </w:r>
      <w:r w:rsidRPr="0095773A">
        <w:rPr>
          <w:rFonts w:ascii="Segoe UI Light" w:eastAsiaTheme="majorEastAsia" w:hAnsi="Segoe UI Light" w:cs="Segoe UI Light"/>
        </w:rPr>
        <w:t xml:space="preserve">use a small </w:t>
      </w:r>
      <w:r w:rsidRPr="0095773A">
        <w:rPr>
          <w:rFonts w:ascii="Segoe UI Light" w:eastAsiaTheme="majorEastAsia" w:hAnsi="Segoe UI Light" w:cs="Segoe UI Light"/>
          <w:i/>
        </w:rPr>
        <w:t>v</w:t>
      </w:r>
      <w:r w:rsidRPr="0095773A">
        <w:rPr>
          <w:rFonts w:ascii="Segoe UI Light" w:eastAsiaTheme="majorEastAsia" w:hAnsi="Segoe UI Light" w:cs="Segoe UI Light"/>
        </w:rPr>
        <w:t xml:space="preserve"> in front of name to indicate it is a variable.   </w:t>
      </w:r>
    </w:p>
    <w:p w14:paraId="794455F2" w14:textId="77777777" w:rsidR="00A23A8C" w:rsidRPr="0095773A" w:rsidRDefault="00A23A8C" w:rsidP="00A23A8C">
      <w:pPr>
        <w:pStyle w:val="ListParagraph"/>
        <w:numPr>
          <w:ilvl w:val="0"/>
          <w:numId w:val="12"/>
        </w:numPr>
        <w:spacing w:line="259" w:lineRule="auto"/>
        <w:rPr>
          <w:rFonts w:ascii="Segoe UI Light" w:eastAsiaTheme="majorEastAsia" w:hAnsi="Segoe UI Light" w:cs="Segoe UI Light"/>
          <w:b/>
        </w:rPr>
      </w:pPr>
      <w:r w:rsidRPr="0095773A">
        <w:rPr>
          <w:rFonts w:ascii="Segoe UI Light" w:eastAsiaTheme="majorEastAsia" w:hAnsi="Segoe UI Light" w:cs="Segoe UI Light"/>
        </w:rPr>
        <w:t>Type</w:t>
      </w:r>
      <w:r w:rsidRPr="0095773A">
        <w:rPr>
          <w:rFonts w:ascii="Segoe UI Light" w:eastAsiaTheme="majorEastAsia" w:hAnsi="Segoe UI Light" w:cs="Segoe UI Light"/>
          <w:b/>
        </w:rPr>
        <w:t xml:space="preserve"> – String</w:t>
      </w:r>
    </w:p>
    <w:p w14:paraId="4DA21A1A" w14:textId="77777777" w:rsidR="00A23A8C" w:rsidRPr="009927BC" w:rsidRDefault="00A23A8C" w:rsidP="00A23A8C">
      <w:pPr>
        <w:pStyle w:val="ListParagraph"/>
        <w:numPr>
          <w:ilvl w:val="0"/>
          <w:numId w:val="12"/>
        </w:numPr>
        <w:spacing w:line="259" w:lineRule="auto"/>
        <w:rPr>
          <w:rFonts w:ascii="Segoe UI Light" w:eastAsiaTheme="majorEastAsia" w:hAnsi="Segoe UI Light" w:cs="Segoe UI Light"/>
          <w:bCs/>
        </w:rPr>
      </w:pPr>
      <w:r w:rsidRPr="0095773A">
        <w:rPr>
          <w:rFonts w:ascii="Segoe UI Light" w:eastAsiaTheme="majorEastAsia" w:hAnsi="Segoe UI Light" w:cs="Segoe UI Light"/>
        </w:rPr>
        <w:t>Value</w:t>
      </w:r>
      <w:r w:rsidRPr="0095773A">
        <w:rPr>
          <w:rFonts w:ascii="Segoe UI Light" w:eastAsiaTheme="majorEastAsia" w:hAnsi="Segoe UI Light" w:cs="Segoe UI Light"/>
          <w:b/>
        </w:rPr>
        <w:t xml:space="preserve"> – Using Dynamic Content and select </w:t>
      </w:r>
      <w:proofErr w:type="spellStart"/>
      <w:r>
        <w:rPr>
          <w:rFonts w:ascii="Segoe UI Light" w:eastAsiaTheme="majorEastAsia" w:hAnsi="Segoe UI Light" w:cs="Segoe UI Light"/>
          <w:b/>
        </w:rPr>
        <w:t>PONumber</w:t>
      </w:r>
      <w:proofErr w:type="spellEnd"/>
      <w:r>
        <w:rPr>
          <w:rFonts w:ascii="Segoe UI Light" w:eastAsiaTheme="majorEastAsia" w:hAnsi="Segoe UI Light" w:cs="Segoe UI Light"/>
          <w:b/>
        </w:rPr>
        <w:t xml:space="preserve"> </w:t>
      </w:r>
      <w:r w:rsidRPr="009927BC">
        <w:rPr>
          <w:rFonts w:ascii="Segoe UI Light" w:eastAsiaTheme="majorEastAsia" w:hAnsi="Segoe UI Light" w:cs="Segoe UI Light"/>
          <w:bCs/>
        </w:rPr>
        <w:t>(this will be brought in from the Power App)</w:t>
      </w:r>
    </w:p>
    <w:p w14:paraId="5ED03494" w14:textId="77777777" w:rsidR="00A23A8C" w:rsidRPr="0095773A" w:rsidRDefault="00A23A8C" w:rsidP="00A23A8C">
      <w:pPr>
        <w:ind w:left="720"/>
        <w:rPr>
          <w:rFonts w:ascii="Segoe UI Light" w:eastAsiaTheme="majorEastAsia" w:hAnsi="Segoe UI Light" w:cs="Segoe UI Light"/>
          <w:color w:val="0F4761" w:themeColor="accent1" w:themeShade="BF"/>
        </w:rPr>
      </w:pPr>
      <w:r w:rsidRPr="0095773A">
        <w:rPr>
          <w:rFonts w:ascii="Segoe UI Light" w:hAnsi="Segoe UI Light" w:cs="Segoe UI Light"/>
          <w:noProof/>
        </w:rPr>
        <w:lastRenderedPageBreak/>
        <mc:AlternateContent>
          <mc:Choice Requires="wps">
            <w:drawing>
              <wp:anchor distT="0" distB="0" distL="114300" distR="114300" simplePos="0" relativeHeight="251674624" behindDoc="0" locked="0" layoutInCell="1" allowOverlap="1" wp14:anchorId="4E60A033" wp14:editId="6BEE9526">
                <wp:simplePos x="0" y="0"/>
                <wp:positionH relativeFrom="column">
                  <wp:posOffset>1181100</wp:posOffset>
                </wp:positionH>
                <wp:positionV relativeFrom="paragraph">
                  <wp:posOffset>316229</wp:posOffset>
                </wp:positionV>
                <wp:extent cx="819150" cy="581025"/>
                <wp:effectExtent l="19050" t="19050" r="19050" b="28575"/>
                <wp:wrapNone/>
                <wp:docPr id="221" name="Rectangle 221"/>
                <wp:cNvGraphicFramePr/>
                <a:graphic xmlns:a="http://schemas.openxmlformats.org/drawingml/2006/main">
                  <a:graphicData uri="http://schemas.microsoft.com/office/word/2010/wordprocessingShape">
                    <wps:wsp>
                      <wps:cNvSpPr/>
                      <wps:spPr>
                        <a:xfrm>
                          <a:off x="0" y="0"/>
                          <a:ext cx="819150" cy="581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28FE5" id="Rectangle 221" o:spid="_x0000_s1026" style="position:absolute;margin-left:93pt;margin-top:24.9pt;width:64.5pt;height:4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75648" behindDoc="0" locked="0" layoutInCell="1" allowOverlap="1" wp14:anchorId="3ADCBDBA" wp14:editId="41676A34">
                <wp:simplePos x="0" y="0"/>
                <wp:positionH relativeFrom="column">
                  <wp:posOffset>3562350</wp:posOffset>
                </wp:positionH>
                <wp:positionV relativeFrom="paragraph">
                  <wp:posOffset>2248535</wp:posOffset>
                </wp:positionV>
                <wp:extent cx="876300" cy="252412"/>
                <wp:effectExtent l="19050" t="19050" r="19050" b="14605"/>
                <wp:wrapNone/>
                <wp:docPr id="544" name="Rectangle 544"/>
                <wp:cNvGraphicFramePr/>
                <a:graphic xmlns:a="http://schemas.openxmlformats.org/drawingml/2006/main">
                  <a:graphicData uri="http://schemas.microsoft.com/office/word/2010/wordprocessingShape">
                    <wps:wsp>
                      <wps:cNvSpPr/>
                      <wps:spPr>
                        <a:xfrm>
                          <a:off x="0" y="0"/>
                          <a:ext cx="876300" cy="2524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166FC" id="Rectangle 544" o:spid="_x0000_s1026" style="position:absolute;margin-left:280.5pt;margin-top:177.05pt;width:69pt;height:19.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" filled="f" strokecolor="#c00000" strokeweight="2.25pt"/>
            </w:pict>
          </mc:Fallback>
        </mc:AlternateContent>
      </w:r>
      <w:r w:rsidRPr="00FA36A8">
        <w:rPr>
          <w:rFonts w:ascii="Segoe UI Light" w:eastAsiaTheme="majorEastAsia" w:hAnsi="Segoe UI Light" w:cs="Segoe UI Light"/>
          <w:noProof/>
          <w:color w:val="0F4761" w:themeColor="accent1" w:themeShade="BF"/>
        </w:rPr>
        <w:drawing>
          <wp:inline distT="0" distB="0" distL="0" distR="0" wp14:anchorId="37621A5E" wp14:editId="499A5AF2">
            <wp:extent cx="5057775" cy="2551583"/>
            <wp:effectExtent l="0" t="0" r="0" b="1270"/>
            <wp:docPr id="2065491683" name="Picture 20654916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91683" name="Picture 1" descr="A screenshot of a computer&#10;&#10;Description automatically generated"/>
                    <pic:cNvPicPr/>
                  </pic:nvPicPr>
                  <pic:blipFill>
                    <a:blip r:embed="rId33"/>
                    <a:stretch>
                      <a:fillRect/>
                    </a:stretch>
                  </pic:blipFill>
                  <pic:spPr>
                    <a:xfrm>
                      <a:off x="0" y="0"/>
                      <a:ext cx="5079803" cy="2562696"/>
                    </a:xfrm>
                    <a:prstGeom prst="rect">
                      <a:avLst/>
                    </a:prstGeom>
                  </pic:spPr>
                </pic:pic>
              </a:graphicData>
            </a:graphic>
          </wp:inline>
        </w:drawing>
      </w:r>
    </w:p>
    <w:p w14:paraId="747E0980"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Save the flow.  Click on </w:t>
      </w:r>
      <w:r w:rsidRPr="0095773A">
        <w:rPr>
          <w:rFonts w:ascii="Segoe UI Light" w:eastAsiaTheme="majorEastAsia" w:hAnsi="Segoe UI Light" w:cs="Segoe UI Light"/>
          <w:b/>
        </w:rPr>
        <w:t>Save.</w:t>
      </w:r>
    </w:p>
    <w:p w14:paraId="223F5762" w14:textId="77777777" w:rsidR="00A23A8C" w:rsidRPr="0095773A" w:rsidRDefault="00A23A8C" w:rsidP="00A23A8C">
      <w:pPr>
        <w:pStyle w:val="ListParagraph"/>
        <w:ind w:left="360"/>
        <w:rPr>
          <w:rFonts w:ascii="Segoe UI Light" w:eastAsiaTheme="majorEastAsia" w:hAnsi="Segoe UI Light" w:cs="Segoe UI Light"/>
        </w:rPr>
      </w:pPr>
    </w:p>
    <w:p w14:paraId="73080305" w14:textId="77777777" w:rsidR="00A23A8C" w:rsidRPr="0095773A" w:rsidRDefault="00A23A8C" w:rsidP="00A23A8C">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3776" behindDoc="0" locked="0" layoutInCell="1" allowOverlap="1" wp14:anchorId="419FC4BD" wp14:editId="294B63CC">
                <wp:simplePos x="0" y="0"/>
                <wp:positionH relativeFrom="column">
                  <wp:posOffset>1771650</wp:posOffset>
                </wp:positionH>
                <wp:positionV relativeFrom="paragraph">
                  <wp:posOffset>152400</wp:posOffset>
                </wp:positionV>
                <wp:extent cx="876300" cy="252412"/>
                <wp:effectExtent l="19050" t="19050" r="19050" b="14605"/>
                <wp:wrapNone/>
                <wp:docPr id="1139" name="Rectangle 1139"/>
                <wp:cNvGraphicFramePr/>
                <a:graphic xmlns:a="http://schemas.openxmlformats.org/drawingml/2006/main">
                  <a:graphicData uri="http://schemas.microsoft.com/office/word/2010/wordprocessingShape">
                    <wps:wsp>
                      <wps:cNvSpPr/>
                      <wps:spPr>
                        <a:xfrm>
                          <a:off x="0" y="0"/>
                          <a:ext cx="876300" cy="2524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F4F34" id="Rectangle 1139" o:spid="_x0000_s1026" style="position:absolute;margin-left:139.5pt;margin-top:12pt;width:69pt;height:19.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" filled="f" strokecolor="#c00000" strokeweight="2.25pt"/>
            </w:pict>
          </mc:Fallback>
        </mc:AlternateContent>
      </w:r>
      <w:r w:rsidRPr="0095773A">
        <w:rPr>
          <w:rFonts w:ascii="Segoe UI Light" w:eastAsiaTheme="majorEastAsia" w:hAnsi="Segoe UI Light" w:cs="Segoe UI Light"/>
          <w:noProof/>
        </w:rPr>
        <w:drawing>
          <wp:inline distT="0" distB="0" distL="0" distR="0" wp14:anchorId="4C405A7B" wp14:editId="5BDC0490">
            <wp:extent cx="2586038" cy="818656"/>
            <wp:effectExtent l="0" t="0" r="5080" b="635"/>
            <wp:docPr id="1137" name="Picture 113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Picture 1137" descr="A picture containing diagram&#10;&#10;Description automatically generated"/>
                    <pic:cNvPicPr/>
                  </pic:nvPicPr>
                  <pic:blipFill>
                    <a:blip r:embed="rId34"/>
                    <a:stretch>
                      <a:fillRect/>
                    </a:stretch>
                  </pic:blipFill>
                  <pic:spPr>
                    <a:xfrm>
                      <a:off x="0" y="0"/>
                      <a:ext cx="2617692" cy="828677"/>
                    </a:xfrm>
                    <a:prstGeom prst="rect">
                      <a:avLst/>
                    </a:prstGeom>
                  </pic:spPr>
                </pic:pic>
              </a:graphicData>
            </a:graphic>
          </wp:inline>
        </w:drawing>
      </w:r>
    </w:p>
    <w:p w14:paraId="1568CE68" w14:textId="77777777" w:rsidR="00A23A8C" w:rsidRPr="0095773A" w:rsidRDefault="00A23A8C" w:rsidP="00A23A8C">
      <w:pPr>
        <w:pStyle w:val="ListParagraph"/>
        <w:rPr>
          <w:rFonts w:ascii="Segoe UI Light" w:eastAsiaTheme="majorEastAsia" w:hAnsi="Segoe UI Light" w:cs="Segoe UI Light"/>
        </w:rPr>
      </w:pPr>
    </w:p>
    <w:p w14:paraId="70C31B5C" w14:textId="77777777" w:rsidR="00A23A8C" w:rsidRPr="0095773A" w:rsidRDefault="00A23A8C" w:rsidP="00A23A8C">
      <w:pPr>
        <w:pStyle w:val="ListParagraph"/>
        <w:ind w:left="360"/>
        <w:rPr>
          <w:rFonts w:ascii="Segoe UI Light" w:eastAsiaTheme="majorEastAsia" w:hAnsi="Segoe UI Light" w:cs="Segoe UI Light"/>
        </w:rPr>
      </w:pPr>
    </w:p>
    <w:p w14:paraId="07FD7F61"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Add a new step to call the SAP Function.  Click on </w:t>
      </w:r>
      <w:r w:rsidRPr="0095773A">
        <w:rPr>
          <w:rFonts w:ascii="Segoe UI Light" w:eastAsiaTheme="majorEastAsia" w:hAnsi="Segoe UI Light" w:cs="Segoe UI Light"/>
          <w:b/>
        </w:rPr>
        <w:t>+ New Step.</w:t>
      </w:r>
    </w:p>
    <w:p w14:paraId="230C4F88" w14:textId="77777777" w:rsidR="00A23A8C" w:rsidRPr="0095773A" w:rsidRDefault="00A23A8C" w:rsidP="00A23A8C">
      <w:pPr>
        <w:pStyle w:val="ListParagraph"/>
        <w:ind w:left="360"/>
        <w:rPr>
          <w:rFonts w:ascii="Segoe UI Light" w:eastAsiaTheme="majorEastAsia" w:hAnsi="Segoe UI Light" w:cs="Segoe UI Light"/>
        </w:rPr>
      </w:pPr>
    </w:p>
    <w:p w14:paraId="2A53DD17" w14:textId="77777777" w:rsidR="00A23A8C" w:rsidRPr="0095773A" w:rsidRDefault="00A23A8C" w:rsidP="00A23A8C">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6672" behindDoc="0" locked="0" layoutInCell="1" allowOverlap="1" wp14:anchorId="22A7E706" wp14:editId="1E569B70">
                <wp:simplePos x="0" y="0"/>
                <wp:positionH relativeFrom="column">
                  <wp:posOffset>1728788</wp:posOffset>
                </wp:positionH>
                <wp:positionV relativeFrom="paragraph">
                  <wp:posOffset>1254760</wp:posOffset>
                </wp:positionV>
                <wp:extent cx="800100" cy="261938"/>
                <wp:effectExtent l="19050" t="19050" r="19050" b="24130"/>
                <wp:wrapNone/>
                <wp:docPr id="546" name="Rectangle 546"/>
                <wp:cNvGraphicFramePr/>
                <a:graphic xmlns:a="http://schemas.openxmlformats.org/drawingml/2006/main">
                  <a:graphicData uri="http://schemas.microsoft.com/office/word/2010/wordprocessingShape">
                    <wps:wsp>
                      <wps:cNvSpPr/>
                      <wps:spPr>
                        <a:xfrm>
                          <a:off x="0" y="0"/>
                          <a:ext cx="800100" cy="2619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AEFBC" id="Rectangle 546" o:spid="_x0000_s1026" style="position:absolute;margin-left:136.15pt;margin-top:98.8pt;width:63pt;height:20.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" filled="f" strokecolor="#c00000" strokeweight="2.25pt"/>
            </w:pict>
          </mc:Fallback>
        </mc:AlternateContent>
      </w:r>
      <w:r w:rsidRPr="00F01A58">
        <w:rPr>
          <w:rFonts w:ascii="Segoe UI Light" w:eastAsiaTheme="majorEastAsia" w:hAnsi="Segoe UI Light" w:cs="Segoe UI Light"/>
          <w:noProof/>
        </w:rPr>
        <w:drawing>
          <wp:inline distT="0" distB="0" distL="0" distR="0" wp14:anchorId="7B95CB62" wp14:editId="3CA87B8B">
            <wp:extent cx="4237303" cy="1986915"/>
            <wp:effectExtent l="0" t="0" r="0" b="0"/>
            <wp:docPr id="214412337" name="Picture 2144123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337" name="Picture 1" descr="A screenshot of a computer&#10;&#10;Description automatically generated"/>
                    <pic:cNvPicPr/>
                  </pic:nvPicPr>
                  <pic:blipFill>
                    <a:blip r:embed="rId35"/>
                    <a:stretch>
                      <a:fillRect/>
                    </a:stretch>
                  </pic:blipFill>
                  <pic:spPr>
                    <a:xfrm>
                      <a:off x="0" y="0"/>
                      <a:ext cx="4245933" cy="1990962"/>
                    </a:xfrm>
                    <a:prstGeom prst="rect">
                      <a:avLst/>
                    </a:prstGeom>
                  </pic:spPr>
                </pic:pic>
              </a:graphicData>
            </a:graphic>
          </wp:inline>
        </w:drawing>
      </w:r>
    </w:p>
    <w:p w14:paraId="6E55762C" w14:textId="77777777" w:rsidR="00A23A8C" w:rsidRPr="0095773A" w:rsidRDefault="00A23A8C" w:rsidP="00A23A8C">
      <w:pPr>
        <w:pStyle w:val="ListParagraph"/>
        <w:numPr>
          <w:ilvl w:val="0"/>
          <w:numId w:val="5"/>
        </w:numPr>
        <w:spacing w:line="259" w:lineRule="auto"/>
        <w:rPr>
          <w:rStyle w:val="CommentReference"/>
          <w:rFonts w:ascii="Segoe UI Light" w:hAnsi="Segoe UI Light" w:cs="Segoe UI Light"/>
          <w:b/>
          <w:sz w:val="24"/>
          <w:szCs w:val="24"/>
        </w:rPr>
      </w:pPr>
      <w:r w:rsidRPr="0095773A">
        <w:rPr>
          <w:rFonts w:ascii="Segoe UI Light" w:hAnsi="Segoe UI Light" w:cs="Segoe UI Light"/>
        </w:rPr>
        <w:t xml:space="preserve">Select SAP ERP Connection.  Type in </w:t>
      </w:r>
      <w:r w:rsidRPr="0095773A">
        <w:rPr>
          <w:rFonts w:ascii="Segoe UI Light" w:hAnsi="Segoe UI Light" w:cs="Segoe UI Light"/>
          <w:b/>
        </w:rPr>
        <w:t>SAP</w:t>
      </w:r>
      <w:r w:rsidRPr="0095773A">
        <w:rPr>
          <w:rFonts w:ascii="Segoe UI Light" w:hAnsi="Segoe UI Light" w:cs="Segoe UI Light"/>
        </w:rPr>
        <w:t xml:space="preserve"> in search bar and select </w:t>
      </w:r>
      <w:r w:rsidRPr="0095773A">
        <w:rPr>
          <w:rFonts w:ascii="Segoe UI Light" w:hAnsi="Segoe UI Light" w:cs="Segoe UI Light"/>
          <w:b/>
        </w:rPr>
        <w:t>SAP ERP</w:t>
      </w:r>
      <w:r>
        <w:rPr>
          <w:rFonts w:ascii="Segoe UI Light" w:hAnsi="Segoe UI Light" w:cs="Segoe UI Light"/>
          <w:b/>
        </w:rPr>
        <w:t>.</w:t>
      </w:r>
      <w:r w:rsidRPr="0095773A">
        <w:rPr>
          <w:rFonts w:ascii="Segoe UI Light" w:hAnsi="Segoe UI Light" w:cs="Segoe UI Light"/>
        </w:rPr>
        <w:t xml:space="preserve">  </w:t>
      </w:r>
    </w:p>
    <w:p w14:paraId="5FA36660" w14:textId="77777777" w:rsidR="00A23A8C" w:rsidRPr="0095773A" w:rsidRDefault="00A23A8C" w:rsidP="00A23A8C">
      <w:pPr>
        <w:pStyle w:val="ListParagraph"/>
        <w:ind w:left="360"/>
        <w:rPr>
          <w:rFonts w:ascii="Segoe UI Light" w:hAnsi="Segoe UI Light" w:cs="Segoe UI Light"/>
          <w:b/>
        </w:rPr>
      </w:pPr>
    </w:p>
    <w:p w14:paraId="1A9B5C66" w14:textId="77777777" w:rsidR="00A23A8C" w:rsidRPr="0095773A" w:rsidRDefault="00A23A8C" w:rsidP="00A23A8C">
      <w:pPr>
        <w:rPr>
          <w:rFonts w:ascii="Segoe UI Light" w:eastAsiaTheme="majorEastAsia" w:hAnsi="Segoe UI Light" w:cs="Segoe UI Light"/>
          <w:color w:val="0F4761" w:themeColor="accent1" w:themeShade="BF"/>
        </w:rPr>
      </w:pPr>
    </w:p>
    <w:p w14:paraId="553481A1" w14:textId="77777777" w:rsidR="00A23A8C" w:rsidRPr="0095773A" w:rsidRDefault="00A23A8C" w:rsidP="00A23A8C">
      <w:pPr>
        <w:ind w:left="720"/>
        <w:rPr>
          <w:rFonts w:ascii="Segoe UI Light" w:eastAsiaTheme="majorEastAsia" w:hAnsi="Segoe UI Light" w:cs="Segoe UI Light"/>
          <w:color w:val="0F4761" w:themeColor="accent1" w:themeShade="BF"/>
        </w:rPr>
      </w:pPr>
      <w:r w:rsidRPr="0095773A">
        <w:rPr>
          <w:rFonts w:ascii="Segoe UI Light" w:hAnsi="Segoe UI Light" w:cs="Segoe UI Light"/>
          <w:noProof/>
        </w:rPr>
        <w:lastRenderedPageBreak/>
        <mc:AlternateContent>
          <mc:Choice Requires="wps">
            <w:drawing>
              <wp:anchor distT="0" distB="0" distL="114300" distR="114300" simplePos="0" relativeHeight="251663360" behindDoc="0" locked="0" layoutInCell="1" allowOverlap="1" wp14:anchorId="26985099" wp14:editId="3C58D3E6">
                <wp:simplePos x="0" y="0"/>
                <wp:positionH relativeFrom="margin">
                  <wp:posOffset>1341484</wp:posOffset>
                </wp:positionH>
                <wp:positionV relativeFrom="paragraph">
                  <wp:posOffset>1255321</wp:posOffset>
                </wp:positionV>
                <wp:extent cx="452438" cy="623888"/>
                <wp:effectExtent l="19050" t="19050" r="24130" b="24130"/>
                <wp:wrapNone/>
                <wp:docPr id="254" name="Rectangle 254"/>
                <wp:cNvGraphicFramePr/>
                <a:graphic xmlns:a="http://schemas.openxmlformats.org/drawingml/2006/main">
                  <a:graphicData uri="http://schemas.microsoft.com/office/word/2010/wordprocessingShape">
                    <wps:wsp>
                      <wps:cNvSpPr/>
                      <wps:spPr>
                        <a:xfrm>
                          <a:off x="0" y="0"/>
                          <a:ext cx="452438" cy="62388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B1131" id="Rectangle 254" o:spid="_x0000_s1026" style="position:absolute;margin-left:105.65pt;margin-top:98.85pt;width:35.65pt;height:49.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2336" behindDoc="0" locked="0" layoutInCell="1" allowOverlap="1" wp14:anchorId="36C601FC" wp14:editId="6546FBCF">
                <wp:simplePos x="0" y="0"/>
                <wp:positionH relativeFrom="column">
                  <wp:posOffset>637858</wp:posOffset>
                </wp:positionH>
                <wp:positionV relativeFrom="paragraph">
                  <wp:posOffset>501650</wp:posOffset>
                </wp:positionV>
                <wp:extent cx="533400" cy="228600"/>
                <wp:effectExtent l="19050" t="19050" r="19050" b="19050"/>
                <wp:wrapNone/>
                <wp:docPr id="252" name="Rectangle 252"/>
                <wp:cNvGraphicFramePr/>
                <a:graphic xmlns:a="http://schemas.openxmlformats.org/drawingml/2006/main">
                  <a:graphicData uri="http://schemas.microsoft.com/office/word/2010/wordprocessingShape">
                    <wps:wsp>
                      <wps:cNvSpPr/>
                      <wps:spPr>
                        <a:xfrm>
                          <a:off x="0" y="0"/>
                          <a:ext cx="5334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CCB98" id="Rectangle 252" o:spid="_x0000_s1026" style="position:absolute;margin-left:50.25pt;margin-top:39.5pt;width:42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" filled="f" strokecolor="#c00000" strokeweight="2.25pt"/>
            </w:pict>
          </mc:Fallback>
        </mc:AlternateContent>
      </w:r>
      <w:r w:rsidRPr="00706710">
        <w:rPr>
          <w:rFonts w:ascii="Segoe UI Light" w:eastAsiaTheme="majorEastAsia" w:hAnsi="Segoe UI Light" w:cs="Segoe UI Light"/>
          <w:noProof/>
          <w:color w:val="0F4761" w:themeColor="accent1" w:themeShade="BF"/>
        </w:rPr>
        <w:drawing>
          <wp:inline distT="0" distB="0" distL="0" distR="0" wp14:anchorId="6F37172D" wp14:editId="2F811787">
            <wp:extent cx="4688282" cy="2125353"/>
            <wp:effectExtent l="0" t="0" r="0" b="825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36"/>
                    <a:stretch>
                      <a:fillRect/>
                    </a:stretch>
                  </pic:blipFill>
                  <pic:spPr>
                    <a:xfrm>
                      <a:off x="0" y="0"/>
                      <a:ext cx="4705927" cy="2133352"/>
                    </a:xfrm>
                    <a:prstGeom prst="rect">
                      <a:avLst/>
                    </a:prstGeom>
                  </pic:spPr>
                </pic:pic>
              </a:graphicData>
            </a:graphic>
          </wp:inline>
        </w:drawing>
      </w:r>
    </w:p>
    <w:p w14:paraId="5A5DEFC1"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rPr>
        <w:t xml:space="preserve">  </w:t>
      </w:r>
    </w:p>
    <w:p w14:paraId="60C39907" w14:textId="77777777" w:rsidR="00A23A8C" w:rsidRPr="0095773A" w:rsidRDefault="00A23A8C" w:rsidP="00A23A8C">
      <w:pPr>
        <w:ind w:left="720"/>
        <w:rPr>
          <w:rFonts w:ascii="Segoe UI Light" w:hAnsi="Segoe UI Light" w:cs="Segoe UI Light"/>
        </w:rPr>
      </w:pPr>
    </w:p>
    <w:p w14:paraId="4AD27A2F" w14:textId="77777777" w:rsidR="00A23A8C" w:rsidRPr="0095773A" w:rsidRDefault="00A23A8C" w:rsidP="00A23A8C">
      <w:pPr>
        <w:pStyle w:val="ListParagraph"/>
        <w:numPr>
          <w:ilvl w:val="0"/>
          <w:numId w:val="5"/>
        </w:numPr>
        <w:spacing w:line="259" w:lineRule="auto"/>
        <w:rPr>
          <w:rFonts w:ascii="Segoe UI Light" w:hAnsi="Segoe UI Light" w:cs="Segoe UI Light"/>
          <w:b/>
        </w:rPr>
      </w:pPr>
      <w:r w:rsidRPr="0095773A">
        <w:rPr>
          <w:rFonts w:ascii="Segoe UI Light" w:hAnsi="Segoe UI Light" w:cs="Segoe UI Light"/>
        </w:rPr>
        <w:t xml:space="preserve"> Select the Action.  Click on the </w:t>
      </w:r>
      <w:r>
        <w:rPr>
          <w:rFonts w:ascii="Segoe UI Light" w:hAnsi="Segoe UI Light" w:cs="Segoe UI Light"/>
          <w:b/>
        </w:rPr>
        <w:t>Call SAP function (V3) (preview)</w:t>
      </w:r>
    </w:p>
    <w:p w14:paraId="07A63259" w14:textId="77777777" w:rsidR="00A23A8C" w:rsidRPr="0095773A" w:rsidRDefault="00A23A8C" w:rsidP="00A23A8C">
      <w:pPr>
        <w:pStyle w:val="ListParagraph"/>
        <w:ind w:left="360"/>
        <w:rPr>
          <w:rFonts w:ascii="Segoe UI Light" w:hAnsi="Segoe UI Light" w:cs="Segoe UI Light"/>
        </w:rPr>
      </w:pPr>
    </w:p>
    <w:p w14:paraId="0DE62892" w14:textId="77777777" w:rsidR="00A23A8C" w:rsidRPr="0095773A" w:rsidRDefault="00A23A8C" w:rsidP="00A23A8C">
      <w:pPr>
        <w:ind w:left="720"/>
        <w:rPr>
          <w:rFonts w:ascii="Segoe UI Light" w:hAnsi="Segoe UI Light" w:cs="Segoe UI Light"/>
        </w:rPr>
      </w:pPr>
      <w:r w:rsidRPr="006551AA">
        <w:rPr>
          <w:rFonts w:ascii="Segoe UI Light" w:hAnsi="Segoe UI Light" w:cs="Segoe UI Light"/>
          <w:noProof/>
        </w:rPr>
        <w:drawing>
          <wp:inline distT="0" distB="0" distL="0" distR="0" wp14:anchorId="06706B64" wp14:editId="21D48A89">
            <wp:extent cx="3835597" cy="3454578"/>
            <wp:effectExtent l="0" t="0" r="0" b="0"/>
            <wp:docPr id="127055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5686" name="Picture 1" descr="A screenshot of a computer&#10;&#10;AI-generated content may be incorrect."/>
                    <pic:cNvPicPr/>
                  </pic:nvPicPr>
                  <pic:blipFill>
                    <a:blip r:embed="rId37"/>
                    <a:stretch>
                      <a:fillRect/>
                    </a:stretch>
                  </pic:blipFill>
                  <pic:spPr>
                    <a:xfrm>
                      <a:off x="0" y="0"/>
                      <a:ext cx="3835597" cy="3454578"/>
                    </a:xfrm>
                    <a:prstGeom prst="rect">
                      <a:avLst/>
                    </a:prstGeom>
                  </pic:spPr>
                </pic:pic>
              </a:graphicData>
            </a:graphic>
          </wp:inline>
        </w:drawing>
      </w:r>
    </w:p>
    <w:p w14:paraId="51AF3145" w14:textId="77777777" w:rsidR="00A23A8C" w:rsidRPr="0095773A" w:rsidRDefault="00A23A8C" w:rsidP="00A23A8C">
      <w:pPr>
        <w:ind w:left="720"/>
        <w:rPr>
          <w:rFonts w:ascii="Segoe UI Light" w:hAnsi="Segoe UI Light" w:cs="Segoe UI Light"/>
        </w:rPr>
      </w:pPr>
    </w:p>
    <w:p w14:paraId="490201CD"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Configure the action.  </w:t>
      </w:r>
    </w:p>
    <w:p w14:paraId="6D0BF83A" w14:textId="77777777" w:rsidR="00A23A8C" w:rsidRPr="0095773A" w:rsidRDefault="00A23A8C" w:rsidP="00A23A8C">
      <w:pPr>
        <w:pStyle w:val="ListParagraph"/>
        <w:numPr>
          <w:ilvl w:val="1"/>
          <w:numId w:val="10"/>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SAP System – Select the Environment variable we created – </w:t>
      </w:r>
      <w:proofErr w:type="spellStart"/>
      <w:r>
        <w:rPr>
          <w:rFonts w:ascii="Segoe UI Light" w:eastAsiaTheme="majorEastAsia" w:hAnsi="Segoe UI Light" w:cs="Segoe UI Light"/>
          <w:b/>
        </w:rPr>
        <w:t>sap_application_xx</w:t>
      </w:r>
      <w:proofErr w:type="spellEnd"/>
      <w:r w:rsidRPr="0095773A">
        <w:rPr>
          <w:rFonts w:ascii="Segoe UI Light" w:eastAsiaTheme="majorEastAsia" w:hAnsi="Segoe UI Light" w:cs="Segoe UI Light"/>
          <w:b/>
        </w:rPr>
        <w:t xml:space="preserve"> </w:t>
      </w:r>
      <w:r w:rsidRPr="0095773A">
        <w:rPr>
          <w:rFonts w:ascii="Segoe UI Light" w:eastAsiaTheme="majorEastAsia" w:hAnsi="Segoe UI Light" w:cs="Segoe UI Light"/>
        </w:rPr>
        <w:t xml:space="preserve">from </w:t>
      </w:r>
      <w:r w:rsidRPr="00D50EC2">
        <w:rPr>
          <w:rFonts w:ascii="Segoe UI Light" w:eastAsiaTheme="majorEastAsia" w:hAnsi="Segoe UI Light" w:cs="Segoe UI Light"/>
          <w:b/>
          <w:bCs/>
        </w:rPr>
        <w:t>Dynamic Content</w:t>
      </w:r>
      <w:r w:rsidRPr="0095773A">
        <w:rPr>
          <w:rFonts w:ascii="Segoe UI Light" w:eastAsiaTheme="majorEastAsia" w:hAnsi="Segoe UI Light" w:cs="Segoe UI Light"/>
        </w:rPr>
        <w:t xml:space="preserve">. </w:t>
      </w:r>
    </w:p>
    <w:p w14:paraId="7F3EB257" w14:textId="77777777" w:rsidR="00A23A8C" w:rsidRPr="001B0954" w:rsidRDefault="00A23A8C" w:rsidP="00A23A8C">
      <w:pPr>
        <w:pStyle w:val="ListParagraph"/>
        <w:numPr>
          <w:ilvl w:val="0"/>
          <w:numId w:val="11"/>
        </w:numPr>
        <w:spacing w:line="259" w:lineRule="auto"/>
        <w:ind w:left="1080"/>
        <w:rPr>
          <w:rFonts w:ascii="Segoe UI Light" w:eastAsiaTheme="majorEastAsia" w:hAnsi="Segoe UI Light" w:cs="Segoe UI Light"/>
        </w:rPr>
      </w:pPr>
      <w:r w:rsidRPr="0095773A">
        <w:rPr>
          <w:rFonts w:ascii="Segoe UI Light" w:eastAsiaTheme="majorEastAsia" w:hAnsi="Segoe UI Light" w:cs="Segoe UI Light"/>
        </w:rPr>
        <w:lastRenderedPageBreak/>
        <w:t>RFC Name –</w:t>
      </w:r>
      <w:r>
        <w:rPr>
          <w:rFonts w:ascii="Segoe UI Light" w:eastAsiaTheme="majorEastAsia" w:hAnsi="Segoe UI Light" w:cs="Segoe UI Light"/>
        </w:rPr>
        <w:t xml:space="preserve"> </w:t>
      </w:r>
      <w:r w:rsidRPr="0095773A">
        <w:rPr>
          <w:rFonts w:ascii="Segoe UI Light" w:eastAsiaTheme="majorEastAsia" w:hAnsi="Segoe UI Light" w:cs="Segoe UI Light"/>
        </w:rPr>
        <w:t xml:space="preserve">Type in </w:t>
      </w:r>
      <w:r w:rsidRPr="0095773A">
        <w:rPr>
          <w:rFonts w:ascii="Segoe UI Light" w:eastAsiaTheme="majorEastAsia" w:hAnsi="Segoe UI Light" w:cs="Segoe UI Light"/>
          <w:b/>
        </w:rPr>
        <w:t>BAPI_PO_GETDETAIL1</w:t>
      </w:r>
    </w:p>
    <w:p w14:paraId="234CBBC1" w14:textId="77777777" w:rsidR="00A23A8C" w:rsidRPr="0063128A" w:rsidRDefault="00A23A8C" w:rsidP="00A23A8C">
      <w:pPr>
        <w:pStyle w:val="ListParagraph"/>
        <w:numPr>
          <w:ilvl w:val="0"/>
          <w:numId w:val="11"/>
        </w:numPr>
        <w:spacing w:line="259" w:lineRule="auto"/>
        <w:ind w:left="1080"/>
        <w:rPr>
          <w:rFonts w:ascii="Segoe UI Light" w:eastAsiaTheme="majorEastAsia" w:hAnsi="Segoe UI Light" w:cs="Segoe UI Light"/>
        </w:rPr>
      </w:pPr>
      <w:r w:rsidRPr="0095773A">
        <w:rPr>
          <w:rFonts w:ascii="Segoe UI Light" w:eastAsiaTheme="majorEastAsia" w:hAnsi="Segoe UI Light" w:cs="Segoe UI Light"/>
        </w:rPr>
        <w:t xml:space="preserve">PURCHASEORDER – Select the Variable we </w:t>
      </w:r>
      <w:proofErr w:type="gramStart"/>
      <w:r w:rsidRPr="0095773A">
        <w:rPr>
          <w:rFonts w:ascii="Segoe UI Light" w:eastAsiaTheme="majorEastAsia" w:hAnsi="Segoe UI Light" w:cs="Segoe UI Light"/>
        </w:rPr>
        <w:t>created  -</w:t>
      </w:r>
      <w:proofErr w:type="gramEnd"/>
      <w:r w:rsidRPr="0095773A">
        <w:rPr>
          <w:rFonts w:ascii="Segoe UI Light" w:eastAsiaTheme="majorEastAsia" w:hAnsi="Segoe UI Light" w:cs="Segoe UI Light"/>
        </w:rPr>
        <w:t xml:space="preserve"> </w:t>
      </w:r>
      <w:proofErr w:type="spellStart"/>
      <w:r w:rsidRPr="0095773A">
        <w:rPr>
          <w:rFonts w:ascii="Segoe UI Light" w:eastAsiaTheme="majorEastAsia" w:hAnsi="Segoe UI Light" w:cs="Segoe UI Light"/>
          <w:b/>
        </w:rPr>
        <w:t>vPONumber</w:t>
      </w:r>
      <w:proofErr w:type="spellEnd"/>
      <w:r w:rsidRPr="0095773A">
        <w:rPr>
          <w:rFonts w:ascii="Segoe UI Light" w:eastAsiaTheme="majorEastAsia" w:hAnsi="Segoe UI Light" w:cs="Segoe UI Light"/>
          <w:b/>
        </w:rPr>
        <w:t xml:space="preserve"> – </w:t>
      </w:r>
      <w:r w:rsidRPr="0095773A">
        <w:rPr>
          <w:rFonts w:ascii="Segoe UI Light" w:eastAsiaTheme="majorEastAsia" w:hAnsi="Segoe UI Light" w:cs="Segoe UI Light"/>
        </w:rPr>
        <w:t xml:space="preserve">from </w:t>
      </w:r>
      <w:r w:rsidRPr="00D50EC2">
        <w:rPr>
          <w:rFonts w:ascii="Segoe UI Light" w:eastAsiaTheme="majorEastAsia" w:hAnsi="Segoe UI Light" w:cs="Segoe UI Light"/>
          <w:b/>
          <w:bCs/>
        </w:rPr>
        <w:t>Dynamic Content.</w:t>
      </w:r>
    </w:p>
    <w:p w14:paraId="51CB903D" w14:textId="77777777" w:rsidR="00A23A8C" w:rsidRPr="00DE4B42" w:rsidRDefault="00A23A8C" w:rsidP="00A23A8C">
      <w:pPr>
        <w:rPr>
          <w:rFonts w:ascii="Segoe UI Light" w:eastAsiaTheme="majorEastAsia" w:hAnsi="Segoe UI Light" w:cs="Segoe UI Light"/>
          <w:i/>
          <w:iCs/>
        </w:rPr>
      </w:pPr>
      <w:r w:rsidRPr="00DE4B42">
        <w:rPr>
          <w:rFonts w:ascii="Segoe UI Light" w:eastAsiaTheme="majorEastAsia" w:hAnsi="Segoe UI Light" w:cs="Segoe UI Light"/>
          <w:i/>
          <w:iCs/>
        </w:rPr>
        <w:t xml:space="preserve">It may take a few minutes to resolve the RFC call and give you the PURCHASEORDER field. </w:t>
      </w:r>
    </w:p>
    <w:p w14:paraId="096945B0" w14:textId="77777777" w:rsidR="00A23A8C" w:rsidRDefault="00A23A8C" w:rsidP="00A23A8C">
      <w:pPr>
        <w:ind w:left="720"/>
        <w:rPr>
          <w:rFonts w:ascii="Segoe UI Light" w:eastAsiaTheme="majorEastAsia" w:hAnsi="Segoe UI Light" w:cs="Segoe UI Light"/>
        </w:rPr>
      </w:pPr>
      <w:r w:rsidRPr="00D432FF">
        <w:rPr>
          <w:rFonts w:ascii="Segoe UI Light" w:eastAsiaTheme="majorEastAsia" w:hAnsi="Segoe UI Light" w:cs="Segoe UI Light"/>
          <w:noProof/>
        </w:rPr>
        <w:drawing>
          <wp:inline distT="0" distB="0" distL="0" distR="0" wp14:anchorId="71D36DE0" wp14:editId="572B2ED9">
            <wp:extent cx="5943600" cy="4359910"/>
            <wp:effectExtent l="0" t="0" r="0" b="2540"/>
            <wp:docPr id="1405562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2900" name="Picture 1" descr="A screenshot of a computer&#10;&#10;AI-generated content may be incorrect."/>
                    <pic:cNvPicPr/>
                  </pic:nvPicPr>
                  <pic:blipFill>
                    <a:blip r:embed="rId38"/>
                    <a:stretch>
                      <a:fillRect/>
                    </a:stretch>
                  </pic:blipFill>
                  <pic:spPr>
                    <a:xfrm>
                      <a:off x="0" y="0"/>
                      <a:ext cx="5943600" cy="4359910"/>
                    </a:xfrm>
                    <a:prstGeom prst="rect">
                      <a:avLst/>
                    </a:prstGeom>
                  </pic:spPr>
                </pic:pic>
              </a:graphicData>
            </a:graphic>
          </wp:inline>
        </w:drawing>
      </w:r>
    </w:p>
    <w:p w14:paraId="26A31607" w14:textId="77777777" w:rsidR="00A23A8C" w:rsidRDefault="00A23A8C" w:rsidP="00A23A8C">
      <w:pPr>
        <w:ind w:left="720"/>
        <w:rPr>
          <w:rFonts w:ascii="Segoe UI Light" w:eastAsiaTheme="majorEastAsia" w:hAnsi="Segoe UI Light" w:cs="Segoe UI Light"/>
        </w:rPr>
      </w:pPr>
    </w:p>
    <w:p w14:paraId="5990E102" w14:textId="77777777" w:rsidR="00A23A8C" w:rsidRDefault="00A23A8C" w:rsidP="00A23A8C">
      <w:pPr>
        <w:pStyle w:val="ListParagraph"/>
        <w:numPr>
          <w:ilvl w:val="0"/>
          <w:numId w:val="5"/>
        </w:numPr>
        <w:spacing w:line="259" w:lineRule="auto"/>
        <w:rPr>
          <w:rFonts w:ascii="Segoe UI Light" w:eastAsiaTheme="majorEastAsia" w:hAnsi="Segoe UI Light" w:cs="Segoe UI Light"/>
        </w:rPr>
      </w:pPr>
      <w:r w:rsidRPr="006D6FF7">
        <w:rPr>
          <w:rFonts w:ascii="Segoe UI Light" w:eastAsiaTheme="majorEastAsia" w:hAnsi="Segoe UI Light" w:cs="Segoe UI Light"/>
        </w:rPr>
        <w:t>Rename the Action.  C</w:t>
      </w:r>
      <w:r>
        <w:rPr>
          <w:rFonts w:ascii="Segoe UI Light" w:eastAsiaTheme="majorEastAsia" w:hAnsi="Segoe UI Light" w:cs="Segoe UI Light"/>
        </w:rPr>
        <w:t xml:space="preserve">lick on the </w:t>
      </w:r>
      <w:r w:rsidRPr="00DC2B47">
        <w:rPr>
          <w:rFonts w:ascii="Segoe UI Light" w:eastAsiaTheme="majorEastAsia" w:hAnsi="Segoe UI Light" w:cs="Segoe UI Light"/>
          <w:b/>
          <w:bCs/>
        </w:rPr>
        <w:t>ellipse (...)</w:t>
      </w:r>
      <w:r>
        <w:rPr>
          <w:rFonts w:ascii="Segoe UI Light" w:eastAsiaTheme="majorEastAsia" w:hAnsi="Segoe UI Light" w:cs="Segoe UI Light"/>
        </w:rPr>
        <w:t xml:space="preserve"> and select </w:t>
      </w:r>
      <w:r w:rsidRPr="005E4786">
        <w:rPr>
          <w:rFonts w:ascii="Segoe UI Light" w:eastAsiaTheme="majorEastAsia" w:hAnsi="Segoe UI Light" w:cs="Segoe UI Light"/>
          <w:b/>
          <w:bCs/>
        </w:rPr>
        <w:t>Rename</w:t>
      </w:r>
      <w:r>
        <w:rPr>
          <w:rFonts w:ascii="Segoe UI Light" w:eastAsiaTheme="majorEastAsia" w:hAnsi="Segoe UI Light" w:cs="Segoe UI Light"/>
        </w:rPr>
        <w:t xml:space="preserve">.   Rename the action to </w:t>
      </w:r>
      <w:proofErr w:type="spellStart"/>
      <w:r w:rsidRPr="005E4786">
        <w:rPr>
          <w:rFonts w:ascii="Segoe UI Light" w:eastAsiaTheme="majorEastAsia" w:hAnsi="Segoe UI Light" w:cs="Segoe UI Light"/>
          <w:b/>
          <w:bCs/>
        </w:rPr>
        <w:t>GetPODetail</w:t>
      </w:r>
      <w:proofErr w:type="spellEnd"/>
      <w:r>
        <w:rPr>
          <w:rFonts w:ascii="Segoe UI Light" w:eastAsiaTheme="majorEastAsia" w:hAnsi="Segoe UI Light" w:cs="Segoe UI Light"/>
        </w:rPr>
        <w:t>.</w:t>
      </w:r>
    </w:p>
    <w:p w14:paraId="2614FB18" w14:textId="77777777" w:rsidR="00A23A8C" w:rsidRDefault="00A23A8C" w:rsidP="00A23A8C">
      <w:pPr>
        <w:pStyle w:val="ListParagraph"/>
        <w:ind w:left="360"/>
        <w:rPr>
          <w:rFonts w:ascii="Segoe UI Light" w:eastAsiaTheme="majorEastAsia" w:hAnsi="Segoe UI Light" w:cs="Segoe UI Light"/>
        </w:rPr>
      </w:pPr>
    </w:p>
    <w:p w14:paraId="0DF19ABE" w14:textId="77777777" w:rsidR="00A23A8C" w:rsidRDefault="00A23A8C" w:rsidP="00A23A8C">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2208" behindDoc="0" locked="0" layoutInCell="1" allowOverlap="1" wp14:anchorId="2EB11A11" wp14:editId="5B41D2D8">
                <wp:simplePos x="0" y="0"/>
                <wp:positionH relativeFrom="margin">
                  <wp:posOffset>3829050</wp:posOffset>
                </wp:positionH>
                <wp:positionV relativeFrom="paragraph">
                  <wp:posOffset>62230</wp:posOffset>
                </wp:positionV>
                <wp:extent cx="266700" cy="298450"/>
                <wp:effectExtent l="19050" t="19050" r="19050" b="25400"/>
                <wp:wrapNone/>
                <wp:docPr id="836261442" name="Rectangle 836261442"/>
                <wp:cNvGraphicFramePr/>
                <a:graphic xmlns:a="http://schemas.openxmlformats.org/drawingml/2006/main">
                  <a:graphicData uri="http://schemas.microsoft.com/office/word/2010/wordprocessingShape">
                    <wps:wsp>
                      <wps:cNvSpPr/>
                      <wps:spPr>
                        <a:xfrm>
                          <a:off x="0" y="0"/>
                          <a:ext cx="266700" cy="298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D3BF3" id="Rectangle 836261442" o:spid="_x0000_s1026" style="position:absolute;margin-left:301.5pt;margin-top:4.9pt;width:21pt;height:23.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1184" behindDoc="0" locked="0" layoutInCell="1" allowOverlap="1" wp14:anchorId="07428C0D" wp14:editId="1F039190">
                <wp:simplePos x="0" y="0"/>
                <wp:positionH relativeFrom="margin">
                  <wp:posOffset>4140200</wp:posOffset>
                </wp:positionH>
                <wp:positionV relativeFrom="paragraph">
                  <wp:posOffset>527050</wp:posOffset>
                </wp:positionV>
                <wp:extent cx="779068" cy="245227"/>
                <wp:effectExtent l="19050" t="19050" r="21590" b="21590"/>
                <wp:wrapNone/>
                <wp:docPr id="1204490167" name="Rectangle 1204490167"/>
                <wp:cNvGraphicFramePr/>
                <a:graphic xmlns:a="http://schemas.openxmlformats.org/drawingml/2006/main">
                  <a:graphicData uri="http://schemas.microsoft.com/office/word/2010/wordprocessingShape">
                    <wps:wsp>
                      <wps:cNvSpPr/>
                      <wps:spPr>
                        <a:xfrm>
                          <a:off x="0" y="0"/>
                          <a:ext cx="779068" cy="2452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EA1C6" id="Rectangle 1204490167" o:spid="_x0000_s1026" style="position:absolute;margin-left:326pt;margin-top:41.5pt;width:61.35pt;height:19.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" filled="f" strokecolor="#c00000" strokeweight="2.25pt">
                <w10:wrap anchorx="margin"/>
              </v:rect>
            </w:pict>
          </mc:Fallback>
        </mc:AlternateContent>
      </w:r>
      <w:r w:rsidRPr="00006B6D">
        <w:rPr>
          <w:rFonts w:ascii="Segoe UI Light" w:eastAsiaTheme="majorEastAsia" w:hAnsi="Segoe UI Light" w:cs="Segoe UI Light"/>
          <w:noProof/>
        </w:rPr>
        <w:drawing>
          <wp:inline distT="0" distB="0" distL="0" distR="0" wp14:anchorId="66F3F5AF" wp14:editId="38253981">
            <wp:extent cx="5302523" cy="742988"/>
            <wp:effectExtent l="0" t="0" r="0" b="0"/>
            <wp:docPr id="1800309507" name="Picture 1800309507" descr="A white rectangular object with red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09507" name="Picture 1" descr="A white rectangular object with red border&#10;&#10;Description automatically generated"/>
                    <pic:cNvPicPr/>
                  </pic:nvPicPr>
                  <pic:blipFill>
                    <a:blip r:embed="rId39"/>
                    <a:stretch>
                      <a:fillRect/>
                    </a:stretch>
                  </pic:blipFill>
                  <pic:spPr>
                    <a:xfrm>
                      <a:off x="0" y="0"/>
                      <a:ext cx="5302523" cy="742988"/>
                    </a:xfrm>
                    <a:prstGeom prst="rect">
                      <a:avLst/>
                    </a:prstGeom>
                  </pic:spPr>
                </pic:pic>
              </a:graphicData>
            </a:graphic>
          </wp:inline>
        </w:drawing>
      </w:r>
    </w:p>
    <w:p w14:paraId="08CA2865" w14:textId="77777777" w:rsidR="00A23A8C" w:rsidRPr="006D6FF7" w:rsidRDefault="00A23A8C" w:rsidP="00A23A8C">
      <w:pPr>
        <w:pStyle w:val="ListParagraph"/>
        <w:ind w:left="360"/>
        <w:rPr>
          <w:rFonts w:ascii="Segoe UI Light" w:eastAsiaTheme="majorEastAsia" w:hAnsi="Segoe UI Light" w:cs="Segoe UI Light"/>
        </w:rPr>
      </w:pPr>
    </w:p>
    <w:p w14:paraId="4E7C551A" w14:textId="77777777" w:rsidR="00A23A8C"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6D6FF7">
        <w:rPr>
          <w:rFonts w:ascii="Segoe UI Light" w:eastAsiaTheme="majorEastAsia" w:hAnsi="Segoe UI Light" w:cs="Segoe UI Light"/>
        </w:rPr>
        <w:t xml:space="preserve">Save the flow.  Click on </w:t>
      </w:r>
      <w:r w:rsidRPr="006D6FF7">
        <w:rPr>
          <w:rFonts w:ascii="Segoe UI Light" w:eastAsiaTheme="majorEastAsia" w:hAnsi="Segoe UI Light" w:cs="Segoe UI Light"/>
          <w:b/>
        </w:rPr>
        <w:t>Save</w:t>
      </w:r>
      <w:r w:rsidRPr="006D6FF7">
        <w:rPr>
          <w:rFonts w:ascii="Segoe UI Light" w:eastAsiaTheme="majorEastAsia" w:hAnsi="Segoe UI Light" w:cs="Segoe UI Light"/>
        </w:rPr>
        <w:t xml:space="preserve"> in the upper </w:t>
      </w:r>
      <w:r w:rsidRPr="007831EF">
        <w:rPr>
          <w:rFonts w:ascii="Segoe UI Light" w:eastAsiaTheme="majorEastAsia" w:hAnsi="Segoe UI Light" w:cs="Segoe UI Light"/>
        </w:rPr>
        <w:t xml:space="preserve">ribbon. </w:t>
      </w:r>
    </w:p>
    <w:p w14:paraId="12D998F2" w14:textId="77777777" w:rsidR="00A23A8C" w:rsidRPr="0095773A" w:rsidRDefault="00A23A8C" w:rsidP="00A23A8C">
      <w:pPr>
        <w:pStyle w:val="ListParagraph"/>
        <w:ind w:left="360"/>
        <w:rPr>
          <w:rFonts w:ascii="Segoe UI Light" w:eastAsiaTheme="majorEastAsia" w:hAnsi="Segoe UI Light" w:cs="Segoe UI Light"/>
          <w:color w:val="0F4761" w:themeColor="accent1" w:themeShade="BF"/>
        </w:rPr>
      </w:pPr>
    </w:p>
    <w:p w14:paraId="40CD2EDE" w14:textId="77777777" w:rsidR="00A23A8C" w:rsidRPr="00373BB1" w:rsidRDefault="00A23A8C" w:rsidP="00A23A8C">
      <w:pPr>
        <w:ind w:left="720"/>
      </w:pPr>
      <w:r w:rsidRPr="0095773A">
        <w:rPr>
          <w:rFonts w:ascii="Segoe UI Light" w:hAnsi="Segoe UI Light" w:cs="Segoe UI Light"/>
          <w:noProof/>
        </w:rPr>
        <w:lastRenderedPageBreak/>
        <mc:AlternateContent>
          <mc:Choice Requires="wps">
            <w:drawing>
              <wp:anchor distT="0" distB="0" distL="114300" distR="114300" simplePos="0" relativeHeight="251732992" behindDoc="0" locked="0" layoutInCell="1" allowOverlap="1" wp14:anchorId="071BD82B" wp14:editId="524095FA">
                <wp:simplePos x="0" y="0"/>
                <wp:positionH relativeFrom="margin">
                  <wp:posOffset>3109912</wp:posOffset>
                </wp:positionH>
                <wp:positionV relativeFrom="paragraph">
                  <wp:posOffset>531178</wp:posOffset>
                </wp:positionV>
                <wp:extent cx="681037" cy="287512"/>
                <wp:effectExtent l="19050" t="19050" r="24130" b="17780"/>
                <wp:wrapNone/>
                <wp:docPr id="32" name="Rectangle 32"/>
                <wp:cNvGraphicFramePr/>
                <a:graphic xmlns:a="http://schemas.openxmlformats.org/drawingml/2006/main">
                  <a:graphicData uri="http://schemas.microsoft.com/office/word/2010/wordprocessingShape">
                    <wps:wsp>
                      <wps:cNvSpPr/>
                      <wps:spPr>
                        <a:xfrm>
                          <a:off x="0" y="0"/>
                          <a:ext cx="681037" cy="2875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62437" id="Rectangle 32" o:spid="_x0000_s1026" style="position:absolute;margin-left:244.85pt;margin-top:41.85pt;width:53.6pt;height:22.6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" filled="f" strokecolor="#c00000" strokeweight="2.25pt">
                <w10:wrap anchorx="margin"/>
              </v:rect>
            </w:pict>
          </mc:Fallback>
        </mc:AlternateContent>
      </w:r>
      <w:r w:rsidRPr="00770998">
        <w:rPr>
          <w:noProof/>
        </w:rPr>
        <w:drawing>
          <wp:inline distT="0" distB="0" distL="0" distR="0" wp14:anchorId="12C6860B" wp14:editId="65110EE3">
            <wp:extent cx="3362794" cy="838317"/>
            <wp:effectExtent l="0" t="0" r="9525" b="0"/>
            <wp:docPr id="306" name="Picture 30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06" descr="Graphical user interface, application&#10;&#10;Description automatically generated"/>
                    <pic:cNvPicPr/>
                  </pic:nvPicPr>
                  <pic:blipFill>
                    <a:blip r:embed="rId40"/>
                    <a:stretch>
                      <a:fillRect/>
                    </a:stretch>
                  </pic:blipFill>
                  <pic:spPr>
                    <a:xfrm>
                      <a:off x="0" y="0"/>
                      <a:ext cx="3362794" cy="838317"/>
                    </a:xfrm>
                    <a:prstGeom prst="rect">
                      <a:avLst/>
                    </a:prstGeom>
                  </pic:spPr>
                </pic:pic>
              </a:graphicData>
            </a:graphic>
          </wp:inline>
        </w:drawing>
      </w:r>
    </w:p>
    <w:p w14:paraId="1A8BC1E8"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color w:val="0F4761" w:themeColor="accent1" w:themeShade="BF"/>
        </w:rPr>
      </w:pPr>
      <w:r w:rsidRPr="0095773A">
        <w:rPr>
          <w:rFonts w:ascii="Segoe UI Light" w:eastAsiaTheme="majorEastAsia" w:hAnsi="Segoe UI Light" w:cs="Segoe UI Light"/>
        </w:rPr>
        <w:t>Test our SAP Function</w:t>
      </w:r>
      <w:r w:rsidRPr="0095773A">
        <w:rPr>
          <w:rFonts w:ascii="Segoe UI Light" w:eastAsiaTheme="majorEastAsia" w:hAnsi="Segoe UI Light" w:cs="Segoe UI Light"/>
          <w:color w:val="0F4761" w:themeColor="accent1" w:themeShade="BF"/>
        </w:rPr>
        <w:t xml:space="preserve">.  </w:t>
      </w:r>
      <w:r w:rsidRPr="0095773A">
        <w:rPr>
          <w:rFonts w:ascii="Segoe UI Light" w:eastAsiaTheme="majorEastAsia" w:hAnsi="Segoe UI Light" w:cs="Segoe UI Light"/>
        </w:rPr>
        <w:t xml:space="preserve">We can test the SAP Function inside the flow.  Click on </w:t>
      </w:r>
      <w:r w:rsidRPr="0095773A">
        <w:rPr>
          <w:rFonts w:ascii="Segoe UI Light" w:eastAsiaTheme="majorEastAsia" w:hAnsi="Segoe UI Light" w:cs="Segoe UI Light"/>
          <w:b/>
        </w:rPr>
        <w:t>Test</w:t>
      </w:r>
      <w:r w:rsidRPr="0095773A">
        <w:rPr>
          <w:rFonts w:ascii="Segoe UI Light" w:eastAsiaTheme="majorEastAsia" w:hAnsi="Segoe UI Light" w:cs="Segoe UI Light"/>
        </w:rPr>
        <w:t xml:space="preserve"> in the </w:t>
      </w:r>
      <w:r>
        <w:rPr>
          <w:rFonts w:ascii="Segoe UI Light" w:eastAsiaTheme="majorEastAsia" w:hAnsi="Segoe UI Light" w:cs="Segoe UI Light"/>
        </w:rPr>
        <w:t>u</w:t>
      </w:r>
      <w:r w:rsidRPr="0095773A">
        <w:rPr>
          <w:rFonts w:ascii="Segoe UI Light" w:eastAsiaTheme="majorEastAsia" w:hAnsi="Segoe UI Light" w:cs="Segoe UI Light"/>
        </w:rPr>
        <w:t xml:space="preserve">pper </w:t>
      </w:r>
      <w:r>
        <w:rPr>
          <w:rFonts w:ascii="Segoe UI Light" w:eastAsiaTheme="majorEastAsia" w:hAnsi="Segoe UI Light" w:cs="Segoe UI Light"/>
        </w:rPr>
        <w:t>r</w:t>
      </w:r>
      <w:r w:rsidRPr="0095773A">
        <w:rPr>
          <w:rFonts w:ascii="Segoe UI Light" w:eastAsiaTheme="majorEastAsia" w:hAnsi="Segoe UI Light" w:cs="Segoe UI Light"/>
        </w:rPr>
        <w:t xml:space="preserve">ibbon.  </w:t>
      </w:r>
    </w:p>
    <w:p w14:paraId="7E9AB127" w14:textId="77777777" w:rsidR="00A23A8C" w:rsidRPr="0095773A" w:rsidRDefault="00A23A8C" w:rsidP="00A23A8C">
      <w:pPr>
        <w:pStyle w:val="ListParagraph"/>
        <w:ind w:left="360"/>
        <w:rPr>
          <w:rFonts w:ascii="Segoe UI Light" w:eastAsiaTheme="majorEastAsia" w:hAnsi="Segoe UI Light" w:cs="Segoe UI Light"/>
          <w:color w:val="0F4761" w:themeColor="accent1" w:themeShade="BF"/>
        </w:rPr>
      </w:pPr>
    </w:p>
    <w:p w14:paraId="0F8B1723" w14:textId="77777777" w:rsidR="00A23A8C" w:rsidRPr="0095773A" w:rsidRDefault="00A23A8C" w:rsidP="00A23A8C">
      <w:pPr>
        <w:pStyle w:val="ListParagraph"/>
        <w:ind w:left="360"/>
        <w:rPr>
          <w:rFonts w:ascii="Segoe UI Light" w:eastAsiaTheme="majorEastAsia" w:hAnsi="Segoe UI Light" w:cs="Segoe UI Light"/>
          <w:color w:val="0F4761" w:themeColor="accent1" w:themeShade="BF"/>
        </w:rPr>
      </w:pPr>
      <w:r w:rsidRPr="0095773A">
        <w:rPr>
          <w:rFonts w:ascii="Segoe UI Light" w:hAnsi="Segoe UI Light" w:cs="Segoe UI Light"/>
          <w:noProof/>
        </w:rPr>
        <mc:AlternateContent>
          <mc:Choice Requires="wps">
            <w:drawing>
              <wp:anchor distT="0" distB="0" distL="114300" distR="114300" simplePos="0" relativeHeight="251677696" behindDoc="0" locked="0" layoutInCell="1" allowOverlap="1" wp14:anchorId="5A7511D3" wp14:editId="5839B30D">
                <wp:simplePos x="0" y="0"/>
                <wp:positionH relativeFrom="margin">
                  <wp:posOffset>4519613</wp:posOffset>
                </wp:positionH>
                <wp:positionV relativeFrom="paragraph">
                  <wp:posOffset>82233</wp:posOffset>
                </wp:positionV>
                <wp:extent cx="771525" cy="338137"/>
                <wp:effectExtent l="19050" t="19050" r="28575" b="24130"/>
                <wp:wrapNone/>
                <wp:docPr id="26" name="Rectangle 26"/>
                <wp:cNvGraphicFramePr/>
                <a:graphic xmlns:a="http://schemas.openxmlformats.org/drawingml/2006/main">
                  <a:graphicData uri="http://schemas.microsoft.com/office/word/2010/wordprocessingShape">
                    <wps:wsp>
                      <wps:cNvSpPr/>
                      <wps:spPr>
                        <a:xfrm>
                          <a:off x="0" y="0"/>
                          <a:ext cx="771525" cy="3381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18276" id="Rectangle 26" o:spid="_x0000_s1026" style="position:absolute;margin-left:355.9pt;margin-top:6.5pt;width:60.75pt;height:26.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" filled="f" strokecolor="#c00000" strokeweight="2.25pt">
                <w10:wrap anchorx="margin"/>
              </v:rect>
            </w:pict>
          </mc:Fallback>
        </mc:AlternateContent>
      </w:r>
      <w:r w:rsidRPr="0095773A">
        <w:rPr>
          <w:rFonts w:ascii="Segoe UI Light" w:eastAsiaTheme="majorEastAsia" w:hAnsi="Segoe UI Light" w:cs="Segoe UI Light"/>
          <w:noProof/>
          <w:color w:val="0F4761" w:themeColor="accent1" w:themeShade="BF"/>
        </w:rPr>
        <w:drawing>
          <wp:inline distT="0" distB="0" distL="0" distR="0" wp14:anchorId="3896ED0A" wp14:editId="11106104">
            <wp:extent cx="5096586" cy="419158"/>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96586" cy="419158"/>
                    </a:xfrm>
                    <a:prstGeom prst="rect">
                      <a:avLst/>
                    </a:prstGeom>
                  </pic:spPr>
                </pic:pic>
              </a:graphicData>
            </a:graphic>
          </wp:inline>
        </w:drawing>
      </w:r>
    </w:p>
    <w:p w14:paraId="660357D4" w14:textId="77777777" w:rsidR="00A23A8C" w:rsidRPr="00B74715" w:rsidRDefault="00A23A8C" w:rsidP="00A23A8C">
      <w:pPr>
        <w:rPr>
          <w:rFonts w:ascii="Segoe UI Light" w:eastAsiaTheme="majorEastAsia" w:hAnsi="Segoe UI Light" w:cs="Segoe UI Light"/>
          <w:color w:val="0F4761" w:themeColor="accent1" w:themeShade="BF"/>
        </w:rPr>
      </w:pPr>
    </w:p>
    <w:p w14:paraId="294D501C"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Select </w:t>
      </w:r>
      <w:r w:rsidRPr="0095773A">
        <w:rPr>
          <w:rFonts w:ascii="Segoe UI Light" w:eastAsiaTheme="majorEastAsia" w:hAnsi="Segoe UI Light" w:cs="Segoe UI Light"/>
          <w:b/>
        </w:rPr>
        <w:t>Manually</w:t>
      </w:r>
      <w:r w:rsidRPr="0095773A">
        <w:rPr>
          <w:rFonts w:ascii="Segoe UI Light" w:eastAsiaTheme="majorEastAsia" w:hAnsi="Segoe UI Light" w:cs="Segoe UI Light"/>
        </w:rPr>
        <w:t xml:space="preserve"> to test the flow and then </w:t>
      </w:r>
      <w:r w:rsidRPr="0095773A">
        <w:rPr>
          <w:rFonts w:ascii="Segoe UI Light" w:eastAsiaTheme="majorEastAsia" w:hAnsi="Segoe UI Light" w:cs="Segoe UI Light"/>
          <w:b/>
        </w:rPr>
        <w:t>Test.</w:t>
      </w:r>
    </w:p>
    <w:p w14:paraId="160711D3" w14:textId="77777777" w:rsidR="00A23A8C" w:rsidRPr="0095773A" w:rsidRDefault="00A23A8C" w:rsidP="00A23A8C">
      <w:pPr>
        <w:ind w:left="72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8720" behindDoc="0" locked="0" layoutInCell="1" allowOverlap="1" wp14:anchorId="3C669BC3" wp14:editId="4772625A">
                <wp:simplePos x="0" y="0"/>
                <wp:positionH relativeFrom="margin">
                  <wp:posOffset>504825</wp:posOffset>
                </wp:positionH>
                <wp:positionV relativeFrom="paragraph">
                  <wp:posOffset>464184</wp:posOffset>
                </wp:positionV>
                <wp:extent cx="2014538" cy="428625"/>
                <wp:effectExtent l="19050" t="19050" r="24130" b="28575"/>
                <wp:wrapNone/>
                <wp:docPr id="230" name="Rectangle 230"/>
                <wp:cNvGraphicFramePr/>
                <a:graphic xmlns:a="http://schemas.openxmlformats.org/drawingml/2006/main">
                  <a:graphicData uri="http://schemas.microsoft.com/office/word/2010/wordprocessingShape">
                    <wps:wsp>
                      <wps:cNvSpPr/>
                      <wps:spPr>
                        <a:xfrm>
                          <a:off x="0" y="0"/>
                          <a:ext cx="2014538" cy="4286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12D50" id="Rectangle 230" o:spid="_x0000_s1026" style="position:absolute;margin-left:39.75pt;margin-top:36.55pt;width:158.65pt;height:33.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" filled="f" strokecolor="#c00000" strokeweight="2.25pt">
                <w10:wrap anchorx="margin"/>
              </v:rect>
            </w:pict>
          </mc:Fallback>
        </mc:AlternateContent>
      </w:r>
      <w:r w:rsidRPr="0095773A">
        <w:rPr>
          <w:rFonts w:ascii="Segoe UI Light" w:eastAsiaTheme="majorEastAsia" w:hAnsi="Segoe UI Light" w:cs="Segoe UI Light"/>
          <w:noProof/>
        </w:rPr>
        <w:drawing>
          <wp:anchor distT="0" distB="0" distL="114300" distR="114300" simplePos="0" relativeHeight="251680768" behindDoc="1" locked="0" layoutInCell="1" allowOverlap="1" wp14:anchorId="0A3400B9" wp14:editId="080C6D83">
            <wp:simplePos x="0" y="0"/>
            <wp:positionH relativeFrom="column">
              <wp:posOffset>385763</wp:posOffset>
            </wp:positionH>
            <wp:positionV relativeFrom="paragraph">
              <wp:posOffset>1411923</wp:posOffset>
            </wp:positionV>
            <wp:extent cx="2672080" cy="914400"/>
            <wp:effectExtent l="0" t="0" r="0" b="0"/>
            <wp:wrapNone/>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672080" cy="914400"/>
                    </a:xfrm>
                    <a:prstGeom prst="rect">
                      <a:avLst/>
                    </a:prstGeom>
                  </pic:spPr>
                </pic:pic>
              </a:graphicData>
            </a:graphic>
          </wp:anchor>
        </w:drawing>
      </w:r>
      <w:r w:rsidRPr="0095773A">
        <w:rPr>
          <w:rFonts w:ascii="Segoe UI Light" w:eastAsiaTheme="majorEastAsia" w:hAnsi="Segoe UI Light" w:cs="Segoe UI Light"/>
          <w:noProof/>
        </w:rPr>
        <w:drawing>
          <wp:inline distT="0" distB="0" distL="0" distR="0" wp14:anchorId="5FD1E5D2" wp14:editId="126AA214">
            <wp:extent cx="2628900" cy="1591382"/>
            <wp:effectExtent l="0" t="0" r="0" b="889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pic:nvPicPr>
                  <pic:blipFill>
                    <a:blip r:embed="rId43"/>
                    <a:stretch>
                      <a:fillRect/>
                    </a:stretch>
                  </pic:blipFill>
                  <pic:spPr>
                    <a:xfrm>
                      <a:off x="0" y="0"/>
                      <a:ext cx="2632720" cy="1593694"/>
                    </a:xfrm>
                    <a:prstGeom prst="rect">
                      <a:avLst/>
                    </a:prstGeom>
                  </pic:spPr>
                </pic:pic>
              </a:graphicData>
            </a:graphic>
          </wp:inline>
        </w:drawing>
      </w:r>
    </w:p>
    <w:p w14:paraId="2843825A" w14:textId="77777777" w:rsidR="00A23A8C" w:rsidRPr="00544B80" w:rsidRDefault="00A23A8C" w:rsidP="00A23A8C">
      <w:pPr>
        <w:ind w:left="72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9744" behindDoc="0" locked="0" layoutInCell="1" allowOverlap="1" wp14:anchorId="1FD88540" wp14:editId="507CB3A1">
                <wp:simplePos x="0" y="0"/>
                <wp:positionH relativeFrom="margin">
                  <wp:posOffset>442912</wp:posOffset>
                </wp:positionH>
                <wp:positionV relativeFrom="paragraph">
                  <wp:posOffset>151130</wp:posOffset>
                </wp:positionV>
                <wp:extent cx="771525" cy="338137"/>
                <wp:effectExtent l="19050" t="19050" r="28575" b="24130"/>
                <wp:wrapNone/>
                <wp:docPr id="235" name="Rectangle 235"/>
                <wp:cNvGraphicFramePr/>
                <a:graphic xmlns:a="http://schemas.openxmlformats.org/drawingml/2006/main">
                  <a:graphicData uri="http://schemas.microsoft.com/office/word/2010/wordprocessingShape">
                    <wps:wsp>
                      <wps:cNvSpPr/>
                      <wps:spPr>
                        <a:xfrm>
                          <a:off x="0" y="0"/>
                          <a:ext cx="771525" cy="3381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86722" id="Rectangle 235" o:spid="_x0000_s1026" style="position:absolute;margin-left:34.85pt;margin-top:11.9pt;width:60.75pt;height:26.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" filled="f" strokecolor="#c00000" strokeweight="2.25pt">
                <w10:wrap anchorx="margin"/>
              </v:rect>
            </w:pict>
          </mc:Fallback>
        </mc:AlternateContent>
      </w:r>
    </w:p>
    <w:p w14:paraId="40EC8119" w14:textId="77777777" w:rsidR="00A23A8C" w:rsidRPr="0095773A" w:rsidRDefault="00A23A8C" w:rsidP="00A23A8C">
      <w:pPr>
        <w:rPr>
          <w:rFonts w:ascii="Segoe UI Light" w:eastAsiaTheme="majorEastAsia" w:hAnsi="Segoe UI Light" w:cs="Segoe UI Light"/>
          <w:color w:val="0F4761" w:themeColor="accent1" w:themeShade="BF"/>
        </w:rPr>
      </w:pPr>
    </w:p>
    <w:p w14:paraId="4C218415" w14:textId="77777777" w:rsidR="00A23A8C" w:rsidRPr="0095773A" w:rsidRDefault="00A23A8C" w:rsidP="00A23A8C">
      <w:pPr>
        <w:rPr>
          <w:rFonts w:ascii="Segoe UI Light" w:eastAsiaTheme="majorEastAsia" w:hAnsi="Segoe UI Light" w:cs="Segoe UI Light"/>
          <w:color w:val="0F4761" w:themeColor="accent1" w:themeShade="BF"/>
        </w:rPr>
      </w:pPr>
    </w:p>
    <w:p w14:paraId="3CD4F7F7" w14:textId="77777777" w:rsidR="00A23A8C" w:rsidRPr="0095773A" w:rsidRDefault="00A23A8C" w:rsidP="00A23A8C">
      <w:pPr>
        <w:pStyle w:val="ListParagraph"/>
        <w:numPr>
          <w:ilvl w:val="0"/>
          <w:numId w:val="5"/>
        </w:numPr>
        <w:spacing w:line="259" w:lineRule="auto"/>
        <w:rPr>
          <w:rFonts w:ascii="Segoe UI Light" w:eastAsiaTheme="majorEastAsia" w:hAnsi="Segoe UI Light" w:cs="Segoe UI Light"/>
        </w:rPr>
      </w:pPr>
      <w:r w:rsidRPr="0095773A">
        <w:rPr>
          <w:rFonts w:ascii="Segoe UI Light" w:eastAsiaTheme="majorEastAsia" w:hAnsi="Segoe UI Light" w:cs="Segoe UI Light"/>
        </w:rPr>
        <w:t xml:space="preserve"> First, the flow will confirm we have the right privileges to connect to the SAP System.  Click </w:t>
      </w:r>
      <w:r w:rsidRPr="0095773A">
        <w:rPr>
          <w:rFonts w:ascii="Segoe UI Light" w:eastAsiaTheme="majorEastAsia" w:hAnsi="Segoe UI Light" w:cs="Segoe UI Light"/>
          <w:b/>
        </w:rPr>
        <w:t>Continue.</w:t>
      </w:r>
    </w:p>
    <w:p w14:paraId="51398C81" w14:textId="77777777" w:rsidR="00A23A8C" w:rsidRPr="0047103D" w:rsidRDefault="00A23A8C" w:rsidP="00A23A8C">
      <w:pPr>
        <w:ind w:left="720"/>
        <w:rPr>
          <w:rFonts w:ascii="Segoe UI Light" w:eastAsiaTheme="majorEastAsia" w:hAnsi="Segoe UI Light" w:cs="Segoe UI Light"/>
        </w:rPr>
      </w:pPr>
      <w:r w:rsidRPr="00A01F8D">
        <w:rPr>
          <w:rFonts w:ascii="Segoe UI Light" w:eastAsiaTheme="majorEastAsia" w:hAnsi="Segoe UI Light" w:cs="Segoe UI Light"/>
          <w:noProof/>
        </w:rPr>
        <w:drawing>
          <wp:inline distT="0" distB="0" distL="0" distR="0" wp14:anchorId="5B03F6FC" wp14:editId="42271709">
            <wp:extent cx="2159111" cy="1771741"/>
            <wp:effectExtent l="0" t="0" r="0" b="0"/>
            <wp:docPr id="1561221461" name="Picture 156122146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1461" name="Picture 1" descr="A screenshot of a computer program&#10;&#10;Description automatically generated"/>
                    <pic:cNvPicPr/>
                  </pic:nvPicPr>
                  <pic:blipFill>
                    <a:blip r:embed="rId44"/>
                    <a:stretch>
                      <a:fillRect/>
                    </a:stretch>
                  </pic:blipFill>
                  <pic:spPr>
                    <a:xfrm>
                      <a:off x="0" y="0"/>
                      <a:ext cx="2159111" cy="1771741"/>
                    </a:xfrm>
                    <a:prstGeom prst="rect">
                      <a:avLst/>
                    </a:prstGeom>
                  </pic:spPr>
                </pic:pic>
              </a:graphicData>
            </a:graphic>
          </wp:inline>
        </w:drawing>
      </w:r>
    </w:p>
    <w:p w14:paraId="27D01F89" w14:textId="77777777" w:rsidR="00A23A8C" w:rsidRPr="0095773A" w:rsidRDefault="00A23A8C" w:rsidP="00A23A8C">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1792" behindDoc="0" locked="0" layoutInCell="1" allowOverlap="1" wp14:anchorId="70AB86EA" wp14:editId="7F63A641">
                <wp:simplePos x="0" y="0"/>
                <wp:positionH relativeFrom="margin">
                  <wp:posOffset>514350</wp:posOffset>
                </wp:positionH>
                <wp:positionV relativeFrom="paragraph">
                  <wp:posOffset>210185</wp:posOffset>
                </wp:positionV>
                <wp:extent cx="709613" cy="271463"/>
                <wp:effectExtent l="19050" t="19050" r="14605" b="14605"/>
                <wp:wrapNone/>
                <wp:docPr id="240" name="Rectangle 240"/>
                <wp:cNvGraphicFramePr/>
                <a:graphic xmlns:a="http://schemas.openxmlformats.org/drawingml/2006/main">
                  <a:graphicData uri="http://schemas.microsoft.com/office/word/2010/wordprocessingShape">
                    <wps:wsp>
                      <wps:cNvSpPr/>
                      <wps:spPr>
                        <a:xfrm>
                          <a:off x="0" y="0"/>
                          <a:ext cx="709613" cy="2714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9E394" id="Rectangle 240" o:spid="_x0000_s1026" style="position:absolute;margin-left:40.5pt;margin-top:16.55pt;width:55.9pt;height:21.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CEE1782" wp14:editId="45088E7F">
            <wp:extent cx="2109788" cy="580504"/>
            <wp:effectExtent l="0" t="0" r="5080" b="0"/>
            <wp:docPr id="239" name="Picture 239"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Graphical user interface, diagram, application&#10;&#10;Description automatically generated"/>
                    <pic:cNvPicPr/>
                  </pic:nvPicPr>
                  <pic:blipFill>
                    <a:blip r:embed="rId45"/>
                    <a:stretch>
                      <a:fillRect/>
                    </a:stretch>
                  </pic:blipFill>
                  <pic:spPr>
                    <a:xfrm>
                      <a:off x="0" y="0"/>
                      <a:ext cx="2115622" cy="582109"/>
                    </a:xfrm>
                    <a:prstGeom prst="rect">
                      <a:avLst/>
                    </a:prstGeom>
                  </pic:spPr>
                </pic:pic>
              </a:graphicData>
            </a:graphic>
          </wp:inline>
        </w:drawing>
      </w:r>
    </w:p>
    <w:p w14:paraId="7656891B" w14:textId="77777777" w:rsidR="00A23A8C" w:rsidRPr="0095773A" w:rsidRDefault="00A23A8C" w:rsidP="00A23A8C">
      <w:pPr>
        <w:pStyle w:val="ListParagraph"/>
        <w:rPr>
          <w:rFonts w:ascii="Segoe UI Light" w:hAnsi="Segoe UI Light" w:cs="Segoe UI Light"/>
        </w:rPr>
      </w:pPr>
    </w:p>
    <w:p w14:paraId="70D6D5CE"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Next, we will enter a PO Number that we want to return data.  Enter </w:t>
      </w:r>
      <w:r w:rsidRPr="0095773A">
        <w:rPr>
          <w:rFonts w:ascii="Segoe UI Light" w:hAnsi="Segoe UI Light" w:cs="Segoe UI Light"/>
          <w:b/>
          <w:lang w:val="x-none"/>
        </w:rPr>
        <w:t>45</w:t>
      </w:r>
      <w:r>
        <w:rPr>
          <w:rFonts w:ascii="Segoe UI Light" w:hAnsi="Segoe UI Light" w:cs="Segoe UI Light"/>
          <w:b/>
        </w:rPr>
        <w:t>00019716.</w:t>
      </w:r>
    </w:p>
    <w:p w14:paraId="7CD5298E"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2816" behindDoc="0" locked="0" layoutInCell="1" allowOverlap="1" wp14:anchorId="744F87C8" wp14:editId="2A190835">
                <wp:simplePos x="0" y="0"/>
                <wp:positionH relativeFrom="margin">
                  <wp:posOffset>533400</wp:posOffset>
                </wp:positionH>
                <wp:positionV relativeFrom="paragraph">
                  <wp:posOffset>901700</wp:posOffset>
                </wp:positionV>
                <wp:extent cx="762000" cy="271463"/>
                <wp:effectExtent l="19050" t="19050" r="19050" b="14605"/>
                <wp:wrapNone/>
                <wp:docPr id="243" name="Rectangle 243"/>
                <wp:cNvGraphicFramePr/>
                <a:graphic xmlns:a="http://schemas.openxmlformats.org/drawingml/2006/main">
                  <a:graphicData uri="http://schemas.microsoft.com/office/word/2010/wordprocessingShape">
                    <wps:wsp>
                      <wps:cNvSpPr/>
                      <wps:spPr>
                        <a:xfrm>
                          <a:off x="0" y="0"/>
                          <a:ext cx="762000" cy="2714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BF8CF" id="Rectangle 243" o:spid="_x0000_s1026" style="position:absolute;margin-left:42pt;margin-top:71pt;width:60pt;height:21.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" filled="f" strokecolor="#c00000" strokeweight="2.25pt">
                <w10:wrap anchorx="margin"/>
              </v:rect>
            </w:pict>
          </mc:Fallback>
        </mc:AlternateContent>
      </w:r>
      <w:r w:rsidRPr="00190365">
        <w:rPr>
          <w:rFonts w:ascii="Segoe UI Light" w:hAnsi="Segoe UI Light" w:cs="Segoe UI Light"/>
          <w:noProof/>
        </w:rPr>
        <w:drawing>
          <wp:inline distT="0" distB="0" distL="0" distR="0" wp14:anchorId="1D5C992C" wp14:editId="046CDE24">
            <wp:extent cx="2255042" cy="1948143"/>
            <wp:effectExtent l="0" t="0" r="0" b="0"/>
            <wp:docPr id="1806092064" name="Picture 18060920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92064" name="Picture 1" descr="A screenshot of a computer&#10;&#10;Description automatically generated"/>
                    <pic:cNvPicPr/>
                  </pic:nvPicPr>
                  <pic:blipFill>
                    <a:blip r:embed="rId46"/>
                    <a:stretch>
                      <a:fillRect/>
                    </a:stretch>
                  </pic:blipFill>
                  <pic:spPr>
                    <a:xfrm>
                      <a:off x="0" y="0"/>
                      <a:ext cx="2279793" cy="1969526"/>
                    </a:xfrm>
                    <a:prstGeom prst="rect">
                      <a:avLst/>
                    </a:prstGeom>
                  </pic:spPr>
                </pic:pic>
              </a:graphicData>
            </a:graphic>
          </wp:inline>
        </w:drawing>
      </w:r>
    </w:p>
    <w:p w14:paraId="18A8382E"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3840" behindDoc="0" locked="0" layoutInCell="1" allowOverlap="1" wp14:anchorId="5F92C48C" wp14:editId="1C8B14EA">
                <wp:simplePos x="0" y="0"/>
                <wp:positionH relativeFrom="margin">
                  <wp:posOffset>514350</wp:posOffset>
                </wp:positionH>
                <wp:positionV relativeFrom="paragraph">
                  <wp:posOffset>601345</wp:posOffset>
                </wp:positionV>
                <wp:extent cx="776288" cy="308927"/>
                <wp:effectExtent l="19050" t="19050" r="24130" b="15240"/>
                <wp:wrapNone/>
                <wp:docPr id="244" name="Rectangle 244"/>
                <wp:cNvGraphicFramePr/>
                <a:graphic xmlns:a="http://schemas.openxmlformats.org/drawingml/2006/main">
                  <a:graphicData uri="http://schemas.microsoft.com/office/word/2010/wordprocessingShape">
                    <wps:wsp>
                      <wps:cNvSpPr/>
                      <wps:spPr>
                        <a:xfrm>
                          <a:off x="0" y="0"/>
                          <a:ext cx="776288" cy="3089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28087" id="Rectangle 244" o:spid="_x0000_s1026" style="position:absolute;margin-left:40.5pt;margin-top:47.35pt;width:61.15pt;height:24.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EAE179F" wp14:editId="17CCF499">
            <wp:extent cx="2381250" cy="966717"/>
            <wp:effectExtent l="0" t="0" r="0" b="5080"/>
            <wp:docPr id="242" name="Picture 2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Graphical user interface, application&#10;&#10;Description automatically generated"/>
                    <pic:cNvPicPr/>
                  </pic:nvPicPr>
                  <pic:blipFill>
                    <a:blip r:embed="rId47"/>
                    <a:stretch>
                      <a:fillRect/>
                    </a:stretch>
                  </pic:blipFill>
                  <pic:spPr>
                    <a:xfrm>
                      <a:off x="0" y="0"/>
                      <a:ext cx="2387868" cy="969404"/>
                    </a:xfrm>
                    <a:prstGeom prst="rect">
                      <a:avLst/>
                    </a:prstGeom>
                  </pic:spPr>
                </pic:pic>
              </a:graphicData>
            </a:graphic>
          </wp:inline>
        </w:drawing>
      </w:r>
    </w:p>
    <w:p w14:paraId="087FFF7A" w14:textId="77777777" w:rsidR="00A23A8C" w:rsidRPr="0095773A" w:rsidRDefault="00A23A8C" w:rsidP="00A23A8C">
      <w:pPr>
        <w:ind w:left="720"/>
        <w:rPr>
          <w:rFonts w:ascii="Segoe UI Light" w:hAnsi="Segoe UI Light" w:cs="Segoe UI Light"/>
        </w:rPr>
      </w:pPr>
    </w:p>
    <w:p w14:paraId="317898BA"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View the flow run.  Click on </w:t>
      </w:r>
      <w:r w:rsidRPr="0095773A">
        <w:rPr>
          <w:rFonts w:ascii="Segoe UI Light" w:hAnsi="Segoe UI Light" w:cs="Segoe UI Light"/>
          <w:b/>
        </w:rPr>
        <w:t xml:space="preserve">Done </w:t>
      </w:r>
      <w:r w:rsidRPr="0095773A">
        <w:rPr>
          <w:rFonts w:ascii="Segoe UI Light" w:hAnsi="Segoe UI Light" w:cs="Segoe UI Light"/>
        </w:rPr>
        <w:t>and it will bring you to the Flow Runs Page.</w:t>
      </w:r>
    </w:p>
    <w:p w14:paraId="7A87F441" w14:textId="77777777" w:rsidR="00A23A8C" w:rsidRPr="0095773A" w:rsidRDefault="00A23A8C" w:rsidP="00A23A8C">
      <w:pPr>
        <w:ind w:left="720"/>
        <w:rPr>
          <w:rFonts w:ascii="Segoe UI Light" w:hAnsi="Segoe UI Light" w:cs="Segoe UI Light"/>
        </w:rPr>
      </w:pPr>
      <w:r>
        <w:rPr>
          <w:noProof/>
        </w:rPr>
        <w:drawing>
          <wp:inline distT="0" distB="0" distL="0" distR="0" wp14:anchorId="2CD05026" wp14:editId="4E9F8EFB">
            <wp:extent cx="2612961" cy="2519362"/>
            <wp:effectExtent l="0" t="0" r="0" b="0"/>
            <wp:docPr id="245" name="Picture 2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pic:nvPicPr>
                  <pic:blipFill>
                    <a:blip r:embed="rId48">
                      <a:extLst>
                        <a:ext uri="{28A0092B-C50C-407E-A947-70E740481C1C}">
                          <a14:useLocalDpi xmlns:a14="http://schemas.microsoft.com/office/drawing/2010/main" val="0"/>
                        </a:ext>
                      </a:extLst>
                    </a:blip>
                    <a:stretch>
                      <a:fillRect/>
                    </a:stretch>
                  </pic:blipFill>
                  <pic:spPr>
                    <a:xfrm>
                      <a:off x="0" y="0"/>
                      <a:ext cx="2612961" cy="2519362"/>
                    </a:xfrm>
                    <a:prstGeom prst="rect">
                      <a:avLst/>
                    </a:prstGeom>
                  </pic:spPr>
                </pic:pic>
              </a:graphicData>
            </a:graphic>
          </wp:inline>
        </w:drawing>
      </w:r>
    </w:p>
    <w:p w14:paraId="4CB255E7"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4864" behindDoc="0" locked="0" layoutInCell="1" allowOverlap="1" wp14:anchorId="5A3D1078" wp14:editId="73ADAAE6">
                <wp:simplePos x="0" y="0"/>
                <wp:positionH relativeFrom="margin">
                  <wp:posOffset>523875</wp:posOffset>
                </wp:positionH>
                <wp:positionV relativeFrom="paragraph">
                  <wp:posOffset>287655</wp:posOffset>
                </wp:positionV>
                <wp:extent cx="657225" cy="308927"/>
                <wp:effectExtent l="19050" t="19050" r="28575" b="15240"/>
                <wp:wrapNone/>
                <wp:docPr id="247" name="Rectangle 247"/>
                <wp:cNvGraphicFramePr/>
                <a:graphic xmlns:a="http://schemas.openxmlformats.org/drawingml/2006/main">
                  <a:graphicData uri="http://schemas.microsoft.com/office/word/2010/wordprocessingShape">
                    <wps:wsp>
                      <wps:cNvSpPr/>
                      <wps:spPr>
                        <a:xfrm>
                          <a:off x="0" y="0"/>
                          <a:ext cx="657225" cy="3089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EB9ED" id="Rectangle 247" o:spid="_x0000_s1026" style="position:absolute;margin-left:41.25pt;margin-top:22.65pt;width:51.75pt;height:24.3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8823B8E" wp14:editId="6733961E">
            <wp:extent cx="2403306" cy="671512"/>
            <wp:effectExtent l="0" t="0" r="0" b="0"/>
            <wp:docPr id="246" name="Picture 2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Graphical user interface, application&#10;&#10;Description automatically generated"/>
                    <pic:cNvPicPr/>
                  </pic:nvPicPr>
                  <pic:blipFill>
                    <a:blip r:embed="rId49"/>
                    <a:stretch>
                      <a:fillRect/>
                    </a:stretch>
                  </pic:blipFill>
                  <pic:spPr>
                    <a:xfrm>
                      <a:off x="0" y="0"/>
                      <a:ext cx="2408312" cy="672911"/>
                    </a:xfrm>
                    <a:prstGeom prst="rect">
                      <a:avLst/>
                    </a:prstGeom>
                  </pic:spPr>
                </pic:pic>
              </a:graphicData>
            </a:graphic>
          </wp:inline>
        </w:drawing>
      </w:r>
    </w:p>
    <w:p w14:paraId="70965528" w14:textId="77777777" w:rsidR="00A23A8C" w:rsidRPr="0095773A" w:rsidRDefault="00A23A8C" w:rsidP="00A23A8C">
      <w:pPr>
        <w:ind w:left="720"/>
        <w:rPr>
          <w:rFonts w:ascii="Segoe UI Light" w:hAnsi="Segoe UI Light" w:cs="Segoe UI Light"/>
        </w:rPr>
      </w:pPr>
    </w:p>
    <w:p w14:paraId="524DE25B"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w:t>
      </w:r>
      <w:r>
        <w:rPr>
          <w:rFonts w:ascii="Segoe UI Light" w:hAnsi="Segoe UI Light" w:cs="Segoe UI Light"/>
        </w:rPr>
        <w:t xml:space="preserve">This will take us to the Run History screen.  </w:t>
      </w:r>
      <w:r w:rsidRPr="0095773A">
        <w:rPr>
          <w:rFonts w:ascii="Segoe UI Light" w:hAnsi="Segoe UI Light" w:cs="Segoe UI Light"/>
        </w:rPr>
        <w:t xml:space="preserve">Expand the </w:t>
      </w:r>
      <w:proofErr w:type="spellStart"/>
      <w:r>
        <w:rPr>
          <w:rFonts w:ascii="Segoe UI Light" w:hAnsi="Segoe UI Light" w:cs="Segoe UI Light"/>
        </w:rPr>
        <w:t>GetPODetail</w:t>
      </w:r>
      <w:proofErr w:type="spellEnd"/>
      <w:r>
        <w:rPr>
          <w:rFonts w:ascii="Segoe UI Light" w:hAnsi="Segoe UI Light" w:cs="Segoe UI Light"/>
        </w:rPr>
        <w:t xml:space="preserve"> action.</w:t>
      </w:r>
      <w:r w:rsidRPr="0095773A">
        <w:rPr>
          <w:rFonts w:ascii="Segoe UI Light" w:hAnsi="Segoe UI Light" w:cs="Segoe UI Light"/>
        </w:rPr>
        <w:t xml:space="preserve">  Click on the </w:t>
      </w:r>
      <w:proofErr w:type="spellStart"/>
      <w:r>
        <w:rPr>
          <w:rFonts w:ascii="Segoe UI Light" w:hAnsi="Segoe UI Light" w:cs="Segoe UI Light"/>
        </w:rPr>
        <w:t>GetPODetail</w:t>
      </w:r>
      <w:proofErr w:type="spellEnd"/>
      <w:r>
        <w:rPr>
          <w:rFonts w:ascii="Segoe UI Light" w:hAnsi="Segoe UI Light" w:cs="Segoe UI Light"/>
        </w:rPr>
        <w:t xml:space="preserve"> action</w:t>
      </w:r>
      <w:r w:rsidRPr="0095773A">
        <w:rPr>
          <w:rFonts w:ascii="Segoe UI Light" w:hAnsi="Segoe UI Light" w:cs="Segoe UI Light"/>
        </w:rPr>
        <w:t xml:space="preserve"> to </w:t>
      </w:r>
      <w:r w:rsidRPr="0095773A">
        <w:rPr>
          <w:rFonts w:ascii="Segoe UI Light" w:hAnsi="Segoe UI Light" w:cs="Segoe UI Light"/>
          <w:b/>
        </w:rPr>
        <w:t>expand t</w:t>
      </w:r>
      <w:r w:rsidRPr="0095773A">
        <w:rPr>
          <w:rFonts w:ascii="Segoe UI Light" w:hAnsi="Segoe UI Light" w:cs="Segoe UI Light"/>
        </w:rPr>
        <w:t xml:space="preserve">he flow.  </w:t>
      </w:r>
    </w:p>
    <w:p w14:paraId="10F19C98"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5888" behindDoc="0" locked="0" layoutInCell="1" allowOverlap="1" wp14:anchorId="4112ED71" wp14:editId="0E2BDB26">
                <wp:simplePos x="0" y="0"/>
                <wp:positionH relativeFrom="column">
                  <wp:posOffset>3790950</wp:posOffset>
                </wp:positionH>
                <wp:positionV relativeFrom="paragraph">
                  <wp:posOffset>1282700</wp:posOffset>
                </wp:positionV>
                <wp:extent cx="580328" cy="236927"/>
                <wp:effectExtent l="0" t="133350" r="0" b="106045"/>
                <wp:wrapNone/>
                <wp:docPr id="249" name="Arrow: Right 249"/>
                <wp:cNvGraphicFramePr/>
                <a:graphic xmlns:a="http://schemas.openxmlformats.org/drawingml/2006/main">
                  <a:graphicData uri="http://schemas.microsoft.com/office/word/2010/wordprocessingShape">
                    <wps:wsp>
                      <wps:cNvSpPr/>
                      <wps:spPr>
                        <a:xfrm rot="8475915">
                          <a:off x="0" y="0"/>
                          <a:ext cx="580328" cy="236927"/>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6FD24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9" o:spid="_x0000_s1026" type="#_x0000_t13" style="position:absolute;margin-left:298.5pt;margin-top:101pt;width:45.7pt;height:18.65pt;rotation:9257959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" adj="17191" fillcolor="red" strokecolor="#0a2f40 [1604]" strokeweight="1pt"/>
            </w:pict>
          </mc:Fallback>
        </mc:AlternateContent>
      </w:r>
      <w:r w:rsidRPr="0004366A">
        <w:rPr>
          <w:rFonts w:ascii="Segoe UI Light" w:hAnsi="Segoe UI Light" w:cs="Segoe UI Light"/>
          <w:noProof/>
        </w:rPr>
        <w:drawing>
          <wp:inline distT="0" distB="0" distL="0" distR="0" wp14:anchorId="43830524" wp14:editId="146902BC">
            <wp:extent cx="4762500" cy="1973690"/>
            <wp:effectExtent l="0" t="0" r="0" b="7620"/>
            <wp:docPr id="1119799783" name="Picture 111979978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9783" name="Picture 1" descr="A screenshot of a diagram&#10;&#10;Description automatically generated"/>
                    <pic:cNvPicPr/>
                  </pic:nvPicPr>
                  <pic:blipFill>
                    <a:blip r:embed="rId50"/>
                    <a:stretch>
                      <a:fillRect/>
                    </a:stretch>
                  </pic:blipFill>
                  <pic:spPr>
                    <a:xfrm>
                      <a:off x="0" y="0"/>
                      <a:ext cx="4780191" cy="1981021"/>
                    </a:xfrm>
                    <a:prstGeom prst="rect">
                      <a:avLst/>
                    </a:prstGeom>
                  </pic:spPr>
                </pic:pic>
              </a:graphicData>
            </a:graphic>
          </wp:inline>
        </w:drawing>
      </w:r>
    </w:p>
    <w:p w14:paraId="20113D66" w14:textId="77777777" w:rsidR="00A23A8C" w:rsidRPr="0095773A" w:rsidRDefault="00A23A8C" w:rsidP="00A23A8C">
      <w:pPr>
        <w:ind w:left="720"/>
        <w:rPr>
          <w:rFonts w:ascii="Segoe UI Light" w:hAnsi="Segoe UI Light" w:cs="Segoe UI Light"/>
        </w:rPr>
      </w:pPr>
    </w:p>
    <w:p w14:paraId="506D4526"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Copy Output Section.   You can see all the data that was returned from the flow in the Outputs section.  We want to copy this data so we can insert into a Parse JSON action to layout the data in the editor so we can view it.  We will use this multiple times to allow the sample to generate the schema rather than typing it in.  </w:t>
      </w:r>
    </w:p>
    <w:p w14:paraId="0B02AD82" w14:textId="77777777" w:rsidR="00A23A8C" w:rsidRPr="00BD2966" w:rsidRDefault="00A23A8C" w:rsidP="00A23A8C">
      <w:pPr>
        <w:pStyle w:val="ListParagraph"/>
        <w:ind w:left="360"/>
        <w:rPr>
          <w:rFonts w:ascii="Segoe UI Light" w:hAnsi="Segoe UI Light" w:cs="Segoe UI Light"/>
        </w:rPr>
      </w:pPr>
      <w:r w:rsidRPr="00BD2966">
        <w:rPr>
          <w:rFonts w:ascii="Segoe UI Light" w:hAnsi="Segoe UI Light" w:cs="Segoe UI Light"/>
        </w:rPr>
        <w:t>To select all the text in the Output section</w:t>
      </w:r>
      <w:r w:rsidRPr="00BD2966">
        <w:rPr>
          <w:rFonts w:ascii="Segoe UI Light" w:hAnsi="Segoe UI Light" w:cs="Segoe UI Light"/>
          <w:b/>
        </w:rPr>
        <w:t>, click in the body and then Ctrl-A.</w:t>
      </w:r>
    </w:p>
    <w:p w14:paraId="00C6FA85" w14:textId="77777777" w:rsidR="00A23A8C" w:rsidRPr="0095773A" w:rsidRDefault="00A23A8C" w:rsidP="00A23A8C">
      <w:pPr>
        <w:pStyle w:val="ListParagraph"/>
        <w:ind w:left="360"/>
        <w:rPr>
          <w:rFonts w:ascii="Segoe UI Light" w:hAnsi="Segoe UI Light" w:cs="Segoe UI Light"/>
          <w:b/>
        </w:rPr>
      </w:pPr>
      <w:r w:rsidRPr="0095773A">
        <w:rPr>
          <w:rFonts w:ascii="Segoe UI Light" w:hAnsi="Segoe UI Light" w:cs="Segoe UI Light"/>
        </w:rPr>
        <w:t xml:space="preserve">To copy all the text in the Output section, click </w:t>
      </w:r>
      <w:r w:rsidRPr="0095773A">
        <w:rPr>
          <w:rFonts w:ascii="Segoe UI Light" w:hAnsi="Segoe UI Light" w:cs="Segoe UI Light"/>
          <w:b/>
        </w:rPr>
        <w:t>Ctrl-C</w:t>
      </w:r>
    </w:p>
    <w:p w14:paraId="6C856CD2" w14:textId="77777777" w:rsidR="00A23A8C" w:rsidRPr="0095773A" w:rsidRDefault="00A23A8C" w:rsidP="00A23A8C">
      <w:pPr>
        <w:pStyle w:val="ListParagraph"/>
        <w:ind w:left="360"/>
        <w:rPr>
          <w:rFonts w:ascii="Segoe UI Light" w:hAnsi="Segoe UI Light" w:cs="Segoe UI Light"/>
          <w:b/>
        </w:rPr>
      </w:pPr>
    </w:p>
    <w:p w14:paraId="55ACB072" w14:textId="77777777" w:rsidR="00A23A8C" w:rsidRPr="0095773A" w:rsidRDefault="00A23A8C" w:rsidP="00A23A8C">
      <w:pPr>
        <w:pStyle w:val="ListParagraph"/>
        <w:ind w:left="1440"/>
        <w:rPr>
          <w:rFonts w:ascii="Segoe UI Light" w:hAnsi="Segoe UI Light" w:cs="Segoe UI Light"/>
          <w:b/>
        </w:rPr>
      </w:pPr>
      <w:r w:rsidRPr="0095773A">
        <w:rPr>
          <w:rFonts w:ascii="Segoe UI Light" w:hAnsi="Segoe UI Light" w:cs="Segoe UI Light"/>
          <w:noProof/>
        </w:rPr>
        <w:lastRenderedPageBreak/>
        <mc:AlternateContent>
          <mc:Choice Requires="wps">
            <w:drawing>
              <wp:anchor distT="0" distB="0" distL="114300" distR="114300" simplePos="0" relativeHeight="251686912" behindDoc="0" locked="0" layoutInCell="1" allowOverlap="1" wp14:anchorId="1B9A92CF" wp14:editId="13FEBEA2">
                <wp:simplePos x="0" y="0"/>
                <wp:positionH relativeFrom="column">
                  <wp:posOffset>3052762</wp:posOffset>
                </wp:positionH>
                <wp:positionV relativeFrom="paragraph">
                  <wp:posOffset>3095625</wp:posOffset>
                </wp:positionV>
                <wp:extent cx="580328" cy="236927"/>
                <wp:effectExtent l="0" t="133350" r="0" b="106045"/>
                <wp:wrapNone/>
                <wp:docPr id="251" name="Arrow: Right 251"/>
                <wp:cNvGraphicFramePr/>
                <a:graphic xmlns:a="http://schemas.openxmlformats.org/drawingml/2006/main">
                  <a:graphicData uri="http://schemas.microsoft.com/office/word/2010/wordprocessingShape">
                    <wps:wsp>
                      <wps:cNvSpPr/>
                      <wps:spPr>
                        <a:xfrm rot="8475915">
                          <a:off x="0" y="0"/>
                          <a:ext cx="580328" cy="236927"/>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D53A9" id="Arrow: Right 251" o:spid="_x0000_s1026" type="#_x0000_t13" style="position:absolute;margin-left:240.35pt;margin-top:243.75pt;width:45.7pt;height:18.65pt;rotation:9257959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" adj="17191" fillcolor="red" strokecolor="#0a2f40 [1604]" strokeweight="1pt"/>
            </w:pict>
          </mc:Fallback>
        </mc:AlternateContent>
      </w:r>
      <w:r w:rsidRPr="005D7836">
        <w:rPr>
          <w:rFonts w:ascii="Segoe UI Light" w:hAnsi="Segoe UI Light" w:cs="Segoe UI Light"/>
          <w:b/>
          <w:noProof/>
        </w:rPr>
        <w:drawing>
          <wp:inline distT="0" distB="0" distL="0" distR="0" wp14:anchorId="2EE3FF81" wp14:editId="7BCDC99B">
            <wp:extent cx="3867349" cy="3543482"/>
            <wp:effectExtent l="0" t="0" r="0" b="0"/>
            <wp:docPr id="772841448" name="Picture 7728414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41448" name="Picture 1" descr="A screenshot of a computer&#10;&#10;Description automatically generated"/>
                    <pic:cNvPicPr/>
                  </pic:nvPicPr>
                  <pic:blipFill>
                    <a:blip r:embed="rId51"/>
                    <a:stretch>
                      <a:fillRect/>
                    </a:stretch>
                  </pic:blipFill>
                  <pic:spPr>
                    <a:xfrm>
                      <a:off x="0" y="0"/>
                      <a:ext cx="3867349" cy="3543482"/>
                    </a:xfrm>
                    <a:prstGeom prst="rect">
                      <a:avLst/>
                    </a:prstGeom>
                  </pic:spPr>
                </pic:pic>
              </a:graphicData>
            </a:graphic>
          </wp:inline>
        </w:drawing>
      </w:r>
    </w:p>
    <w:p w14:paraId="5CF9EA0B"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Edit the flow.  Click on </w:t>
      </w:r>
      <w:r w:rsidRPr="0095773A">
        <w:rPr>
          <w:rFonts w:ascii="Segoe UI Light" w:hAnsi="Segoe UI Light" w:cs="Segoe UI Light"/>
          <w:b/>
        </w:rPr>
        <w:t>Edit</w:t>
      </w:r>
      <w:r w:rsidRPr="0095773A">
        <w:rPr>
          <w:rFonts w:ascii="Segoe UI Light" w:hAnsi="Segoe UI Light" w:cs="Segoe UI Light"/>
        </w:rPr>
        <w:t xml:space="preserve"> in the upper right-hand corner to go back to editing the flow.  </w:t>
      </w:r>
    </w:p>
    <w:p w14:paraId="7A947FA9"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7936" behindDoc="0" locked="0" layoutInCell="1" allowOverlap="1" wp14:anchorId="20BC4608" wp14:editId="71D76B28">
                <wp:simplePos x="0" y="0"/>
                <wp:positionH relativeFrom="margin">
                  <wp:posOffset>1757362</wp:posOffset>
                </wp:positionH>
                <wp:positionV relativeFrom="paragraph">
                  <wp:posOffset>23177</wp:posOffset>
                </wp:positionV>
                <wp:extent cx="657225" cy="308927"/>
                <wp:effectExtent l="19050" t="19050" r="28575" b="15240"/>
                <wp:wrapNone/>
                <wp:docPr id="255" name="Rectangle 255"/>
                <wp:cNvGraphicFramePr/>
                <a:graphic xmlns:a="http://schemas.openxmlformats.org/drawingml/2006/main">
                  <a:graphicData uri="http://schemas.microsoft.com/office/word/2010/wordprocessingShape">
                    <wps:wsp>
                      <wps:cNvSpPr/>
                      <wps:spPr>
                        <a:xfrm>
                          <a:off x="0" y="0"/>
                          <a:ext cx="657225" cy="3089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36379" id="Rectangle 255" o:spid="_x0000_s1026" style="position:absolute;margin-left:138.35pt;margin-top:1.8pt;width:51.75pt;height:24.3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7036DDF5" wp14:editId="03EDE6BC">
            <wp:extent cx="2076450" cy="686826"/>
            <wp:effectExtent l="0" t="0" r="0" b="0"/>
            <wp:docPr id="253" name="Picture 253" descr="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descr="Rectangle&#10;&#10;Description automatically generated"/>
                    <pic:cNvPicPr/>
                  </pic:nvPicPr>
                  <pic:blipFill>
                    <a:blip r:embed="rId52"/>
                    <a:stretch>
                      <a:fillRect/>
                    </a:stretch>
                  </pic:blipFill>
                  <pic:spPr>
                    <a:xfrm>
                      <a:off x="0" y="0"/>
                      <a:ext cx="2083752" cy="689241"/>
                    </a:xfrm>
                    <a:prstGeom prst="rect">
                      <a:avLst/>
                    </a:prstGeom>
                  </pic:spPr>
                </pic:pic>
              </a:graphicData>
            </a:graphic>
          </wp:inline>
        </w:drawing>
      </w:r>
    </w:p>
    <w:p w14:paraId="2DF2642A" w14:textId="77777777" w:rsidR="00A23A8C" w:rsidRPr="0095773A" w:rsidRDefault="00A23A8C" w:rsidP="00A23A8C">
      <w:pPr>
        <w:ind w:left="720"/>
        <w:rPr>
          <w:rFonts w:ascii="Segoe UI Light" w:hAnsi="Segoe UI Light" w:cs="Segoe UI Light"/>
        </w:rPr>
      </w:pPr>
    </w:p>
    <w:p w14:paraId="46F97D25"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Add a new step.  Click on </w:t>
      </w:r>
      <w:r w:rsidRPr="0095773A">
        <w:rPr>
          <w:rFonts w:ascii="Segoe UI Light" w:hAnsi="Segoe UI Light" w:cs="Segoe UI Light"/>
          <w:b/>
        </w:rPr>
        <w:t>+ New Step</w:t>
      </w:r>
      <w:r w:rsidRPr="0095773A">
        <w:rPr>
          <w:rFonts w:ascii="Segoe UI Light" w:hAnsi="Segoe UI Light" w:cs="Segoe UI Light"/>
        </w:rPr>
        <w:t>.</w:t>
      </w:r>
    </w:p>
    <w:p w14:paraId="6C42BEC5" w14:textId="77777777" w:rsidR="00A23A8C" w:rsidRPr="00016B4B"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8960" behindDoc="0" locked="0" layoutInCell="1" allowOverlap="1" wp14:anchorId="58B96EF8" wp14:editId="5CE31488">
                <wp:simplePos x="0" y="0"/>
                <wp:positionH relativeFrom="margin">
                  <wp:posOffset>547688</wp:posOffset>
                </wp:positionH>
                <wp:positionV relativeFrom="paragraph">
                  <wp:posOffset>96837</wp:posOffset>
                </wp:positionV>
                <wp:extent cx="1128712" cy="376237"/>
                <wp:effectExtent l="19050" t="19050" r="14605" b="24130"/>
                <wp:wrapNone/>
                <wp:docPr id="257" name="Rectangle 257"/>
                <wp:cNvGraphicFramePr/>
                <a:graphic xmlns:a="http://schemas.openxmlformats.org/drawingml/2006/main">
                  <a:graphicData uri="http://schemas.microsoft.com/office/word/2010/wordprocessingShape">
                    <wps:wsp>
                      <wps:cNvSpPr/>
                      <wps:spPr>
                        <a:xfrm>
                          <a:off x="0" y="0"/>
                          <a:ext cx="1128712" cy="3762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690D3" id="Rectangle 257" o:spid="_x0000_s1026" style="position:absolute;margin-left:43.15pt;margin-top:7.6pt;width:88.85pt;height:29.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0E978997" wp14:editId="668613B6">
            <wp:extent cx="2486025" cy="625793"/>
            <wp:effectExtent l="0" t="0" r="0" b="3175"/>
            <wp:docPr id="256" name="Picture 256"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descr="Shape&#10;&#10;Description automatically generated"/>
                    <pic:cNvPicPr/>
                  </pic:nvPicPr>
                  <pic:blipFill>
                    <a:blip r:embed="rId53"/>
                    <a:stretch>
                      <a:fillRect/>
                    </a:stretch>
                  </pic:blipFill>
                  <pic:spPr>
                    <a:xfrm>
                      <a:off x="0" y="0"/>
                      <a:ext cx="2491542" cy="627182"/>
                    </a:xfrm>
                    <a:prstGeom prst="rect">
                      <a:avLst/>
                    </a:prstGeom>
                  </pic:spPr>
                </pic:pic>
              </a:graphicData>
            </a:graphic>
          </wp:inline>
        </w:drawing>
      </w:r>
    </w:p>
    <w:p w14:paraId="579D6C99"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Search for </w:t>
      </w:r>
      <w:r w:rsidRPr="0095773A">
        <w:rPr>
          <w:rFonts w:ascii="Segoe UI Light" w:hAnsi="Segoe UI Light" w:cs="Segoe UI Light"/>
          <w:b/>
        </w:rPr>
        <w:t>Parse JSON</w:t>
      </w:r>
      <w:r w:rsidRPr="0095773A">
        <w:rPr>
          <w:rFonts w:ascii="Segoe UI Light" w:hAnsi="Segoe UI Light" w:cs="Segoe UI Light"/>
        </w:rPr>
        <w:t xml:space="preserve"> in the Operation and select </w:t>
      </w:r>
      <w:r w:rsidRPr="0095773A">
        <w:rPr>
          <w:rFonts w:ascii="Segoe UI Light" w:hAnsi="Segoe UI Light" w:cs="Segoe UI Light"/>
          <w:b/>
        </w:rPr>
        <w:t>Parse JSON</w:t>
      </w:r>
      <w:r w:rsidRPr="0095773A">
        <w:rPr>
          <w:rFonts w:ascii="Segoe UI Light" w:hAnsi="Segoe UI Light" w:cs="Segoe UI Light"/>
        </w:rPr>
        <w:t xml:space="preserve"> as the action.  </w:t>
      </w:r>
    </w:p>
    <w:p w14:paraId="4D5C0C1D" w14:textId="77777777" w:rsidR="00A23A8C" w:rsidRPr="00922E14"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9984" behindDoc="0" locked="0" layoutInCell="1" allowOverlap="1" wp14:anchorId="40AF0D40" wp14:editId="169C2BD1">
                <wp:simplePos x="0" y="0"/>
                <wp:positionH relativeFrom="margin">
                  <wp:posOffset>628968</wp:posOffset>
                </wp:positionH>
                <wp:positionV relativeFrom="paragraph">
                  <wp:posOffset>2449195</wp:posOffset>
                </wp:positionV>
                <wp:extent cx="1128712" cy="376237"/>
                <wp:effectExtent l="19050" t="19050" r="14605" b="24130"/>
                <wp:wrapNone/>
                <wp:docPr id="265" name="Rectangle 265"/>
                <wp:cNvGraphicFramePr/>
                <a:graphic xmlns:a="http://schemas.openxmlformats.org/drawingml/2006/main">
                  <a:graphicData uri="http://schemas.microsoft.com/office/word/2010/wordprocessingShape">
                    <wps:wsp>
                      <wps:cNvSpPr/>
                      <wps:spPr>
                        <a:xfrm>
                          <a:off x="0" y="0"/>
                          <a:ext cx="1128712" cy="3762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05CCF" id="Rectangle 265" o:spid="_x0000_s1026" style="position:absolute;margin-left:49.55pt;margin-top:192.85pt;width:88.85pt;height:29.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0049A30F" wp14:editId="2401176B">
            <wp:extent cx="4335314" cy="3700704"/>
            <wp:effectExtent l="0" t="0" r="8255" b="0"/>
            <wp:docPr id="261" name="Picture 26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61" descr="Graphical user interface, text, application, email&#10;&#10;Description automatically generated"/>
                    <pic:cNvPicPr/>
                  </pic:nvPicPr>
                  <pic:blipFill>
                    <a:blip r:embed="rId54"/>
                    <a:stretch>
                      <a:fillRect/>
                    </a:stretch>
                  </pic:blipFill>
                  <pic:spPr>
                    <a:xfrm>
                      <a:off x="0" y="0"/>
                      <a:ext cx="4342828" cy="3707118"/>
                    </a:xfrm>
                    <a:prstGeom prst="rect">
                      <a:avLst/>
                    </a:prstGeom>
                  </pic:spPr>
                </pic:pic>
              </a:graphicData>
            </a:graphic>
          </wp:inline>
        </w:drawing>
      </w:r>
    </w:p>
    <w:p w14:paraId="5F4988E7" w14:textId="77777777" w:rsidR="00A23A8C" w:rsidRPr="0095773A" w:rsidRDefault="00A23A8C" w:rsidP="00A23A8C">
      <w:pPr>
        <w:pStyle w:val="ListParagraph"/>
        <w:ind w:left="360"/>
        <w:rPr>
          <w:rFonts w:ascii="Segoe UI Light" w:hAnsi="Segoe UI Light" w:cs="Segoe UI Light"/>
        </w:rPr>
      </w:pPr>
    </w:p>
    <w:p w14:paraId="2315F3FD"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Configure the Action.  The content will </w:t>
      </w:r>
      <w:r>
        <w:rPr>
          <w:rFonts w:ascii="Segoe UI Light" w:hAnsi="Segoe UI Light" w:cs="Segoe UI Light"/>
        </w:rPr>
        <w:t xml:space="preserve">be pulled </w:t>
      </w:r>
      <w:r w:rsidRPr="0095773A">
        <w:rPr>
          <w:rFonts w:ascii="Segoe UI Light" w:hAnsi="Segoe UI Light" w:cs="Segoe UI Light"/>
        </w:rPr>
        <w:t xml:space="preserve">from our previous SAP </w:t>
      </w:r>
      <w:r>
        <w:rPr>
          <w:rFonts w:ascii="Segoe UI Light" w:hAnsi="Segoe UI Light" w:cs="Segoe UI Light"/>
        </w:rPr>
        <w:t>action</w:t>
      </w:r>
      <w:r w:rsidRPr="0095773A">
        <w:rPr>
          <w:rFonts w:ascii="Segoe UI Light" w:hAnsi="Segoe UI Light" w:cs="Segoe UI Light"/>
        </w:rPr>
        <w:t xml:space="preserve">, so </w:t>
      </w:r>
      <w:r>
        <w:rPr>
          <w:rFonts w:ascii="Segoe UI Light" w:hAnsi="Segoe UI Light" w:cs="Segoe UI Light"/>
        </w:rPr>
        <w:t xml:space="preserve">in </w:t>
      </w:r>
      <w:r w:rsidRPr="0095773A">
        <w:rPr>
          <w:rFonts w:ascii="Segoe UI Light" w:hAnsi="Segoe UI Light" w:cs="Segoe UI Light"/>
        </w:rPr>
        <w:t xml:space="preserve">the </w:t>
      </w:r>
      <w:r w:rsidRPr="0095773A">
        <w:rPr>
          <w:rFonts w:ascii="Segoe UI Light" w:hAnsi="Segoe UI Light" w:cs="Segoe UI Light"/>
          <w:b/>
        </w:rPr>
        <w:t>Dynamic Content</w:t>
      </w:r>
      <w:r w:rsidRPr="0095773A">
        <w:rPr>
          <w:rFonts w:ascii="Segoe UI Light" w:hAnsi="Segoe UI Light" w:cs="Segoe UI Light"/>
        </w:rPr>
        <w:t>, search for body a</w:t>
      </w:r>
      <w:r>
        <w:rPr>
          <w:rFonts w:ascii="Segoe UI Light" w:hAnsi="Segoe UI Light" w:cs="Segoe UI Light"/>
        </w:rPr>
        <w:t>n</w:t>
      </w:r>
      <w:r w:rsidRPr="0095773A">
        <w:rPr>
          <w:rFonts w:ascii="Segoe UI Light" w:hAnsi="Segoe UI Light" w:cs="Segoe UI Light"/>
        </w:rPr>
        <w:t xml:space="preserve">d select </w:t>
      </w:r>
      <w:r>
        <w:rPr>
          <w:rFonts w:ascii="Segoe UI Light" w:hAnsi="Segoe UI Light" w:cs="Segoe UI Light"/>
          <w:b/>
        </w:rPr>
        <w:t>b</w:t>
      </w:r>
      <w:r w:rsidRPr="0095773A">
        <w:rPr>
          <w:rFonts w:ascii="Segoe UI Light" w:hAnsi="Segoe UI Light" w:cs="Segoe UI Light"/>
          <w:b/>
        </w:rPr>
        <w:t>ody</w:t>
      </w:r>
      <w:r w:rsidRPr="0095773A">
        <w:rPr>
          <w:rFonts w:ascii="Segoe UI Light" w:hAnsi="Segoe UI Light" w:cs="Segoe UI Light"/>
        </w:rPr>
        <w:t xml:space="preserve"> from the </w:t>
      </w:r>
      <w:proofErr w:type="spellStart"/>
      <w:r>
        <w:rPr>
          <w:rFonts w:ascii="Segoe UI Light" w:hAnsi="Segoe UI Light" w:cs="Segoe UI Light"/>
          <w:b/>
        </w:rPr>
        <w:t>GetPODetail</w:t>
      </w:r>
      <w:proofErr w:type="spellEnd"/>
      <w:r>
        <w:rPr>
          <w:rFonts w:ascii="Segoe UI Light" w:hAnsi="Segoe UI Light" w:cs="Segoe UI Light"/>
          <w:b/>
        </w:rPr>
        <w:t xml:space="preserve"> action</w:t>
      </w:r>
      <w:r w:rsidRPr="0095773A">
        <w:rPr>
          <w:rFonts w:ascii="Segoe UI Light" w:hAnsi="Segoe UI Light" w:cs="Segoe UI Light"/>
        </w:rPr>
        <w:t xml:space="preserve">.  </w:t>
      </w:r>
    </w:p>
    <w:p w14:paraId="1C3E043C" w14:textId="77777777" w:rsidR="00A23A8C" w:rsidRPr="0095773A" w:rsidRDefault="00A23A8C" w:rsidP="00A23A8C">
      <w:pPr>
        <w:pStyle w:val="ListParagraph"/>
        <w:ind w:left="360"/>
        <w:rPr>
          <w:rFonts w:ascii="Segoe UI Light" w:hAnsi="Segoe UI Light" w:cs="Segoe UI Light"/>
        </w:rPr>
      </w:pPr>
    </w:p>
    <w:p w14:paraId="123524AD" w14:textId="77777777" w:rsidR="00A23A8C"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8112" behindDoc="0" locked="0" layoutInCell="1" allowOverlap="1" wp14:anchorId="58EC3AB7" wp14:editId="79955458">
                <wp:simplePos x="0" y="0"/>
                <wp:positionH relativeFrom="margin">
                  <wp:posOffset>4216400</wp:posOffset>
                </wp:positionH>
                <wp:positionV relativeFrom="paragraph">
                  <wp:posOffset>1222375</wp:posOffset>
                </wp:positionV>
                <wp:extent cx="781050" cy="196850"/>
                <wp:effectExtent l="19050" t="19050" r="19050" b="12700"/>
                <wp:wrapNone/>
                <wp:docPr id="267" name="Rectangle 267"/>
                <wp:cNvGraphicFramePr/>
                <a:graphic xmlns:a="http://schemas.openxmlformats.org/drawingml/2006/main">
                  <a:graphicData uri="http://schemas.microsoft.com/office/word/2010/wordprocessingShape">
                    <wps:wsp>
                      <wps:cNvSpPr/>
                      <wps:spPr>
                        <a:xfrm>
                          <a:off x="0" y="0"/>
                          <a:ext cx="781050" cy="196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C9711" id="Rectangle 267" o:spid="_x0000_s1026" style="position:absolute;margin-left:332pt;margin-top:96.25pt;width:61.5pt;height:15.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0160" behindDoc="0" locked="0" layoutInCell="1" allowOverlap="1" wp14:anchorId="70D1BA50" wp14:editId="38E58321">
                <wp:simplePos x="0" y="0"/>
                <wp:positionH relativeFrom="margin">
                  <wp:posOffset>4114800</wp:posOffset>
                </wp:positionH>
                <wp:positionV relativeFrom="paragraph">
                  <wp:posOffset>1501775</wp:posOffset>
                </wp:positionV>
                <wp:extent cx="1009650" cy="455295"/>
                <wp:effectExtent l="19050" t="19050" r="19050" b="20955"/>
                <wp:wrapNone/>
                <wp:docPr id="268" name="Rectangle 268"/>
                <wp:cNvGraphicFramePr/>
                <a:graphic xmlns:a="http://schemas.openxmlformats.org/drawingml/2006/main">
                  <a:graphicData uri="http://schemas.microsoft.com/office/word/2010/wordprocessingShape">
                    <wps:wsp>
                      <wps:cNvSpPr/>
                      <wps:spPr>
                        <a:xfrm>
                          <a:off x="0" y="0"/>
                          <a:ext cx="1009650" cy="45529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322D4" id="Rectangle 268" o:spid="_x0000_s1026" style="position:absolute;margin-left:324pt;margin-top:118.25pt;width:79.5pt;height:35.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" filled="f" strokecolor="#c00000" strokeweight="2.25pt">
                <w10:wrap anchorx="margin"/>
              </v:rect>
            </w:pict>
          </mc:Fallback>
        </mc:AlternateContent>
      </w:r>
      <w:r w:rsidRPr="008703D6">
        <w:rPr>
          <w:rFonts w:ascii="Segoe UI Light" w:hAnsi="Segoe UI Light" w:cs="Segoe UI Light"/>
          <w:noProof/>
        </w:rPr>
        <w:drawing>
          <wp:inline distT="0" distB="0" distL="0" distR="0" wp14:anchorId="57E44A66" wp14:editId="6C071AD8">
            <wp:extent cx="5943600" cy="2479675"/>
            <wp:effectExtent l="0" t="0" r="0" b="0"/>
            <wp:docPr id="1138059740" name="Picture 11380597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9740" name="Picture 1" descr="A screenshot of a computer&#10;&#10;Description automatically generated"/>
                    <pic:cNvPicPr/>
                  </pic:nvPicPr>
                  <pic:blipFill>
                    <a:blip r:embed="rId55"/>
                    <a:stretch>
                      <a:fillRect/>
                    </a:stretch>
                  </pic:blipFill>
                  <pic:spPr>
                    <a:xfrm>
                      <a:off x="0" y="0"/>
                      <a:ext cx="5943600" cy="2479675"/>
                    </a:xfrm>
                    <a:prstGeom prst="rect">
                      <a:avLst/>
                    </a:prstGeom>
                  </pic:spPr>
                </pic:pic>
              </a:graphicData>
            </a:graphic>
          </wp:inline>
        </w:drawing>
      </w:r>
    </w:p>
    <w:p w14:paraId="1BCCC123" w14:textId="77777777" w:rsidR="00A23A8C" w:rsidRPr="0095773A" w:rsidRDefault="00A23A8C" w:rsidP="00A23A8C">
      <w:pPr>
        <w:pStyle w:val="ListParagraph"/>
        <w:rPr>
          <w:rFonts w:ascii="Segoe UI Light" w:hAnsi="Segoe UI Light" w:cs="Segoe UI Light"/>
        </w:rPr>
      </w:pPr>
    </w:p>
    <w:p w14:paraId="191A2FB6"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The Schema will be what we copied from the Output of the flow.  Click </w:t>
      </w:r>
      <w:r w:rsidRPr="0095773A">
        <w:rPr>
          <w:rFonts w:ascii="Segoe UI Light" w:hAnsi="Segoe UI Light" w:cs="Segoe UI Light"/>
          <w:b/>
        </w:rPr>
        <w:t>Generate from Sample</w:t>
      </w:r>
      <w:r w:rsidRPr="0095773A">
        <w:rPr>
          <w:rFonts w:ascii="Segoe UI Light" w:hAnsi="Segoe UI Light" w:cs="Segoe UI Light"/>
        </w:rPr>
        <w:t xml:space="preserve"> and then </w:t>
      </w:r>
      <w:r w:rsidRPr="0095773A">
        <w:rPr>
          <w:rFonts w:ascii="Segoe UI Light" w:hAnsi="Segoe UI Light" w:cs="Segoe UI Light"/>
          <w:b/>
        </w:rPr>
        <w:t xml:space="preserve">paste </w:t>
      </w:r>
      <w:proofErr w:type="gramStart"/>
      <w:r w:rsidRPr="0095773A">
        <w:rPr>
          <w:rFonts w:ascii="Segoe UI Light" w:hAnsi="Segoe UI Light" w:cs="Segoe UI Light"/>
          <w:b/>
        </w:rPr>
        <w:t>( Ctrl</w:t>
      </w:r>
      <w:proofErr w:type="gramEnd"/>
      <w:r w:rsidRPr="0095773A">
        <w:rPr>
          <w:rFonts w:ascii="Segoe UI Light" w:hAnsi="Segoe UI Light" w:cs="Segoe UI Light"/>
          <w:b/>
        </w:rPr>
        <w:t>-</w:t>
      </w:r>
      <w:proofErr w:type="gramStart"/>
      <w:r w:rsidRPr="0095773A">
        <w:rPr>
          <w:rFonts w:ascii="Segoe UI Light" w:hAnsi="Segoe UI Light" w:cs="Segoe UI Light"/>
          <w:b/>
        </w:rPr>
        <w:t>V )</w:t>
      </w:r>
      <w:proofErr w:type="gramEnd"/>
      <w:r w:rsidRPr="0095773A">
        <w:rPr>
          <w:rFonts w:ascii="Segoe UI Light" w:hAnsi="Segoe UI Light" w:cs="Segoe UI Light"/>
        </w:rPr>
        <w:t xml:space="preserve"> into the JSON Payload and click </w:t>
      </w:r>
      <w:r w:rsidRPr="0095773A">
        <w:rPr>
          <w:rFonts w:ascii="Segoe UI Light" w:hAnsi="Segoe UI Light" w:cs="Segoe UI Light"/>
          <w:b/>
        </w:rPr>
        <w:t>Done</w:t>
      </w:r>
      <w:r w:rsidRPr="0095773A">
        <w:rPr>
          <w:rFonts w:ascii="Segoe UI Light" w:hAnsi="Segoe UI Light" w:cs="Segoe UI Light"/>
        </w:rPr>
        <w:t xml:space="preserve">. </w:t>
      </w:r>
    </w:p>
    <w:p w14:paraId="1CA52459" w14:textId="77777777" w:rsidR="00A23A8C" w:rsidRPr="005A1BE0"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92032" behindDoc="0" locked="0" layoutInCell="1" allowOverlap="1" wp14:anchorId="679DD0F8" wp14:editId="2C66A7B7">
                <wp:simplePos x="0" y="0"/>
                <wp:positionH relativeFrom="margin">
                  <wp:posOffset>1519238</wp:posOffset>
                </wp:positionH>
                <wp:positionV relativeFrom="paragraph">
                  <wp:posOffset>1316355</wp:posOffset>
                </wp:positionV>
                <wp:extent cx="1338262" cy="304800"/>
                <wp:effectExtent l="19050" t="19050" r="14605" b="19050"/>
                <wp:wrapNone/>
                <wp:docPr id="273" name="Rectangle 273"/>
                <wp:cNvGraphicFramePr/>
                <a:graphic xmlns:a="http://schemas.openxmlformats.org/drawingml/2006/main">
                  <a:graphicData uri="http://schemas.microsoft.com/office/word/2010/wordprocessingShape">
                    <wps:wsp>
                      <wps:cNvSpPr/>
                      <wps:spPr>
                        <a:xfrm>
                          <a:off x="0" y="0"/>
                          <a:ext cx="1338262"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5CB542" id="Rectangle 273" o:spid="_x0000_s1026" style="position:absolute;margin-left:119.65pt;margin-top:103.65pt;width:105.35pt;height:2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793CE75A" wp14:editId="308459AA">
            <wp:extent cx="4308138" cy="1728787"/>
            <wp:effectExtent l="0" t="0" r="0" b="5080"/>
            <wp:docPr id="269" name="Picture 26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69" descr="Graphical user interface, text, application&#10;&#10;Description automatically generated"/>
                    <pic:cNvPicPr/>
                  </pic:nvPicPr>
                  <pic:blipFill>
                    <a:blip r:embed="rId56"/>
                    <a:stretch>
                      <a:fillRect/>
                    </a:stretch>
                  </pic:blipFill>
                  <pic:spPr>
                    <a:xfrm>
                      <a:off x="0" y="0"/>
                      <a:ext cx="4313123" cy="1730787"/>
                    </a:xfrm>
                    <a:prstGeom prst="rect">
                      <a:avLst/>
                    </a:prstGeom>
                  </pic:spPr>
                </pic:pic>
              </a:graphicData>
            </a:graphic>
          </wp:inline>
        </w:drawing>
      </w:r>
    </w:p>
    <w:p w14:paraId="06702BE6"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3056" behindDoc="0" locked="0" layoutInCell="1" allowOverlap="1" wp14:anchorId="60708CDF" wp14:editId="58D9371A">
                <wp:simplePos x="0" y="0"/>
                <wp:positionH relativeFrom="margin">
                  <wp:posOffset>4229101</wp:posOffset>
                </wp:positionH>
                <wp:positionV relativeFrom="paragraph">
                  <wp:posOffset>2088833</wp:posOffset>
                </wp:positionV>
                <wp:extent cx="647700" cy="304800"/>
                <wp:effectExtent l="19050" t="19050" r="19050" b="19050"/>
                <wp:wrapNone/>
                <wp:docPr id="274" name="Rectangle 274"/>
                <wp:cNvGraphicFramePr/>
                <a:graphic xmlns:a="http://schemas.openxmlformats.org/drawingml/2006/main">
                  <a:graphicData uri="http://schemas.microsoft.com/office/word/2010/wordprocessingShape">
                    <wps:wsp>
                      <wps:cNvSpPr/>
                      <wps:spPr>
                        <a:xfrm>
                          <a:off x="0" y="0"/>
                          <a:ext cx="6477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05F61" id="Rectangle 274" o:spid="_x0000_s1026" style="position:absolute;margin-left:333pt;margin-top:164.5pt;width:51pt;height:2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1008" behindDoc="0" locked="0" layoutInCell="1" allowOverlap="1" wp14:anchorId="2023D676" wp14:editId="19E72391">
                <wp:simplePos x="0" y="0"/>
                <wp:positionH relativeFrom="column">
                  <wp:posOffset>2500313</wp:posOffset>
                </wp:positionH>
                <wp:positionV relativeFrom="paragraph">
                  <wp:posOffset>912495</wp:posOffset>
                </wp:positionV>
                <wp:extent cx="580328" cy="236927"/>
                <wp:effectExtent l="0" t="133350" r="0" b="106045"/>
                <wp:wrapNone/>
                <wp:docPr id="271" name="Arrow: Right 271"/>
                <wp:cNvGraphicFramePr/>
                <a:graphic xmlns:a="http://schemas.openxmlformats.org/drawingml/2006/main">
                  <a:graphicData uri="http://schemas.microsoft.com/office/word/2010/wordprocessingShape">
                    <wps:wsp>
                      <wps:cNvSpPr/>
                      <wps:spPr>
                        <a:xfrm rot="8475915">
                          <a:off x="0" y="0"/>
                          <a:ext cx="580328" cy="236927"/>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6AB31" id="Arrow: Right 271" o:spid="_x0000_s1026" type="#_x0000_t13" style="position:absolute;margin-left:196.9pt;margin-top:71.85pt;width:45.7pt;height:18.65pt;rotation:9257959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" adj="17191" fillcolor="red" strokecolor="#0a2f40 [1604]" strokeweight="1pt"/>
            </w:pict>
          </mc:Fallback>
        </mc:AlternateContent>
      </w:r>
      <w:r w:rsidRPr="0095773A">
        <w:rPr>
          <w:rFonts w:ascii="Segoe UI Light" w:hAnsi="Segoe UI Light" w:cs="Segoe UI Light"/>
          <w:noProof/>
        </w:rPr>
        <w:drawing>
          <wp:inline distT="0" distB="0" distL="0" distR="0" wp14:anchorId="534C3C14" wp14:editId="2EA9B344">
            <wp:extent cx="4541372" cy="2498725"/>
            <wp:effectExtent l="0" t="0" r="0" b="0"/>
            <wp:docPr id="270" name="Picture 27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70" descr="Graphical user interface, application&#10;&#10;Description automatically generated"/>
                    <pic:cNvPicPr/>
                  </pic:nvPicPr>
                  <pic:blipFill>
                    <a:blip r:embed="rId57"/>
                    <a:stretch>
                      <a:fillRect/>
                    </a:stretch>
                  </pic:blipFill>
                  <pic:spPr>
                    <a:xfrm>
                      <a:off x="0" y="0"/>
                      <a:ext cx="4543015" cy="2499629"/>
                    </a:xfrm>
                    <a:prstGeom prst="rect">
                      <a:avLst/>
                    </a:prstGeom>
                  </pic:spPr>
                </pic:pic>
              </a:graphicData>
            </a:graphic>
          </wp:inline>
        </w:drawing>
      </w:r>
    </w:p>
    <w:p w14:paraId="1850C78F" w14:textId="77777777" w:rsidR="00A23A8C" w:rsidRPr="0095773A" w:rsidRDefault="00A23A8C" w:rsidP="00A23A8C">
      <w:pPr>
        <w:ind w:left="720"/>
        <w:rPr>
          <w:rFonts w:ascii="Segoe UI Light" w:hAnsi="Segoe UI Light" w:cs="Segoe UI Light"/>
        </w:rPr>
      </w:pPr>
    </w:p>
    <w:p w14:paraId="6E048AD8"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Save the flow.  Click on </w:t>
      </w:r>
      <w:r w:rsidRPr="0095773A">
        <w:rPr>
          <w:rFonts w:ascii="Segoe UI Light" w:hAnsi="Segoe UI Light" w:cs="Segoe UI Light"/>
          <w:b/>
        </w:rPr>
        <w:t>Save.</w:t>
      </w:r>
      <w:r w:rsidRPr="0095773A">
        <w:rPr>
          <w:rFonts w:ascii="Segoe UI Light" w:hAnsi="Segoe UI Light" w:cs="Segoe UI Light"/>
        </w:rPr>
        <w:t xml:space="preserve">  </w:t>
      </w:r>
    </w:p>
    <w:p w14:paraId="3F4F6EC3"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4080" behindDoc="0" locked="0" layoutInCell="1" allowOverlap="1" wp14:anchorId="3F4F160A" wp14:editId="580D4B68">
                <wp:simplePos x="0" y="0"/>
                <wp:positionH relativeFrom="margin">
                  <wp:posOffset>1657350</wp:posOffset>
                </wp:positionH>
                <wp:positionV relativeFrom="paragraph">
                  <wp:posOffset>128588</wp:posOffset>
                </wp:positionV>
                <wp:extent cx="952500" cy="304800"/>
                <wp:effectExtent l="19050" t="19050" r="19050" b="19050"/>
                <wp:wrapNone/>
                <wp:docPr id="276" name="Rectangle 276"/>
                <wp:cNvGraphicFramePr/>
                <a:graphic xmlns:a="http://schemas.openxmlformats.org/drawingml/2006/main">
                  <a:graphicData uri="http://schemas.microsoft.com/office/word/2010/wordprocessingShape">
                    <wps:wsp>
                      <wps:cNvSpPr/>
                      <wps:spPr>
                        <a:xfrm>
                          <a:off x="0" y="0"/>
                          <a:ext cx="9525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5C701" id="Rectangle 276" o:spid="_x0000_s1026" style="position:absolute;margin-left:130.5pt;margin-top:10.15pt;width:75pt;height:2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sAgwIAAGg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112C374" wp14:editId="17E0F77C">
            <wp:extent cx="2386013" cy="635771"/>
            <wp:effectExtent l="0" t="0" r="0" b="0"/>
            <wp:docPr id="275" name="Picture 27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Shape&#10;&#10;Description automatically generated"/>
                    <pic:cNvPicPr/>
                  </pic:nvPicPr>
                  <pic:blipFill>
                    <a:blip r:embed="rId58"/>
                    <a:stretch>
                      <a:fillRect/>
                    </a:stretch>
                  </pic:blipFill>
                  <pic:spPr>
                    <a:xfrm>
                      <a:off x="0" y="0"/>
                      <a:ext cx="2388791" cy="636511"/>
                    </a:xfrm>
                    <a:prstGeom prst="rect">
                      <a:avLst/>
                    </a:prstGeom>
                  </pic:spPr>
                </pic:pic>
              </a:graphicData>
            </a:graphic>
          </wp:inline>
        </w:drawing>
      </w:r>
    </w:p>
    <w:p w14:paraId="65591710"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rPr>
        <w:t xml:space="preserve">It may take a few minutes to </w:t>
      </w:r>
      <w:proofErr w:type="gramStart"/>
      <w:r w:rsidRPr="0095773A">
        <w:rPr>
          <w:rFonts w:ascii="Segoe UI Light" w:hAnsi="Segoe UI Light" w:cs="Segoe UI Light"/>
        </w:rPr>
        <w:t>save</w:t>
      </w:r>
      <w:proofErr w:type="gramEnd"/>
      <w:r w:rsidRPr="0095773A">
        <w:rPr>
          <w:rFonts w:ascii="Segoe UI Light" w:hAnsi="Segoe UI Light" w:cs="Segoe UI Light"/>
        </w:rPr>
        <w:t xml:space="preserve"> and you can look for the completed action at the top of the screen,</w:t>
      </w:r>
    </w:p>
    <w:p w14:paraId="25D6B40E" w14:textId="77777777" w:rsidR="00A23A8C" w:rsidRPr="0095773A" w:rsidRDefault="00A23A8C" w:rsidP="00A23A8C">
      <w:pPr>
        <w:ind w:left="720"/>
        <w:rPr>
          <w:rFonts w:ascii="Segoe UI Light" w:hAnsi="Segoe UI Light" w:cs="Segoe UI Light"/>
        </w:rPr>
      </w:pPr>
    </w:p>
    <w:p w14:paraId="38C63E80" w14:textId="77777777" w:rsidR="00A23A8C" w:rsidRPr="00827126" w:rsidRDefault="00A23A8C" w:rsidP="00A23A8C">
      <w:pPr>
        <w:ind w:left="720"/>
        <w:rPr>
          <w:rFonts w:ascii="Segoe UI Light" w:hAnsi="Segoe UI Light" w:cs="Segoe UI Light"/>
        </w:rPr>
      </w:pPr>
      <w:r>
        <w:rPr>
          <w:noProof/>
        </w:rPr>
        <w:drawing>
          <wp:inline distT="0" distB="0" distL="0" distR="0" wp14:anchorId="2C830852" wp14:editId="39E2F513">
            <wp:extent cx="3081338" cy="586922"/>
            <wp:effectExtent l="0" t="0" r="5080" b="3810"/>
            <wp:docPr id="281" name="Picture 28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pic:nvPicPr>
                  <pic:blipFill>
                    <a:blip r:embed="rId59">
                      <a:extLst>
                        <a:ext uri="{28A0092B-C50C-407E-A947-70E740481C1C}">
                          <a14:useLocalDpi xmlns:a14="http://schemas.microsoft.com/office/drawing/2010/main" val="0"/>
                        </a:ext>
                      </a:extLst>
                    </a:blip>
                    <a:stretch>
                      <a:fillRect/>
                    </a:stretch>
                  </pic:blipFill>
                  <pic:spPr>
                    <a:xfrm>
                      <a:off x="0" y="0"/>
                      <a:ext cx="3081338" cy="586922"/>
                    </a:xfrm>
                    <a:prstGeom prst="rect">
                      <a:avLst/>
                    </a:prstGeom>
                  </pic:spPr>
                </pic:pic>
              </a:graphicData>
            </a:graphic>
          </wp:inline>
        </w:drawing>
      </w:r>
    </w:p>
    <w:p w14:paraId="28587DEE" w14:textId="77777777" w:rsidR="00A23A8C" w:rsidRPr="00436F6F" w:rsidRDefault="00A23A8C" w:rsidP="00A23A8C">
      <w:pPr>
        <w:pStyle w:val="ListParagraph"/>
        <w:ind w:left="360"/>
        <w:rPr>
          <w:rFonts w:ascii="Segoe UI Light" w:hAnsi="Segoe UI Light" w:cs="Segoe UI Light"/>
        </w:rPr>
      </w:pPr>
    </w:p>
    <w:p w14:paraId="65E3ED99"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Test the flow again.  We will now test the flow again.  Click on </w:t>
      </w:r>
      <w:r w:rsidRPr="0095773A">
        <w:rPr>
          <w:rFonts w:ascii="Segoe UI Light" w:hAnsi="Segoe UI Light" w:cs="Segoe UI Light"/>
          <w:b/>
        </w:rPr>
        <w:t>Test</w:t>
      </w:r>
      <w:r w:rsidRPr="0095773A">
        <w:rPr>
          <w:rFonts w:ascii="Segoe UI Light" w:hAnsi="Segoe UI Light" w:cs="Segoe UI Light"/>
        </w:rPr>
        <w:t xml:space="preserve"> in the upper right-hand corner.  </w:t>
      </w:r>
    </w:p>
    <w:p w14:paraId="741EF420"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95104" behindDoc="0" locked="0" layoutInCell="1" allowOverlap="1" wp14:anchorId="52E0B816" wp14:editId="12030A33">
                <wp:simplePos x="0" y="0"/>
                <wp:positionH relativeFrom="margin">
                  <wp:posOffset>4300538</wp:posOffset>
                </wp:positionH>
                <wp:positionV relativeFrom="paragraph">
                  <wp:posOffset>54610</wp:posOffset>
                </wp:positionV>
                <wp:extent cx="676275" cy="304800"/>
                <wp:effectExtent l="19050" t="19050" r="28575" b="19050"/>
                <wp:wrapNone/>
                <wp:docPr id="284" name="Rectangle 284"/>
                <wp:cNvGraphicFramePr/>
                <a:graphic xmlns:a="http://schemas.openxmlformats.org/drawingml/2006/main">
                  <a:graphicData uri="http://schemas.microsoft.com/office/word/2010/wordprocessingShape">
                    <wps:wsp>
                      <wps:cNvSpPr/>
                      <wps:spPr>
                        <a:xfrm>
                          <a:off x="0" y="0"/>
                          <a:ext cx="676275"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B65D8" id="Rectangle 284" o:spid="_x0000_s1026" style="position:absolute;margin-left:338.65pt;margin-top:4.3pt;width:53.25pt;height:2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9AAF0B7" wp14:editId="4DE15A12">
            <wp:extent cx="4562475" cy="375231"/>
            <wp:effectExtent l="0" t="0" r="0" b="635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97791" cy="378135"/>
                    </a:xfrm>
                    <a:prstGeom prst="rect">
                      <a:avLst/>
                    </a:prstGeom>
                  </pic:spPr>
                </pic:pic>
              </a:graphicData>
            </a:graphic>
          </wp:inline>
        </w:drawing>
      </w:r>
    </w:p>
    <w:p w14:paraId="62885EE4" w14:textId="77777777" w:rsidR="00A23A8C" w:rsidRPr="0095773A" w:rsidRDefault="00A23A8C" w:rsidP="00A23A8C">
      <w:pPr>
        <w:ind w:left="720"/>
        <w:rPr>
          <w:rFonts w:ascii="Segoe UI Light" w:hAnsi="Segoe UI Light" w:cs="Segoe UI Light"/>
        </w:rPr>
      </w:pPr>
    </w:p>
    <w:p w14:paraId="24AD46FE"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Select </w:t>
      </w:r>
      <w:r w:rsidRPr="0095773A">
        <w:rPr>
          <w:rFonts w:ascii="Segoe UI Light" w:hAnsi="Segoe UI Light" w:cs="Segoe UI Light"/>
          <w:b/>
        </w:rPr>
        <w:t>Automatically</w:t>
      </w:r>
      <w:r w:rsidRPr="0095773A">
        <w:rPr>
          <w:rFonts w:ascii="Segoe UI Light" w:hAnsi="Segoe UI Light" w:cs="Segoe UI Light"/>
        </w:rPr>
        <w:t xml:space="preserve"> and then </w:t>
      </w:r>
      <w:proofErr w:type="gramStart"/>
      <w:r w:rsidRPr="0095773A">
        <w:rPr>
          <w:rFonts w:ascii="Segoe UI Light" w:hAnsi="Segoe UI Light" w:cs="Segoe UI Light"/>
          <w:b/>
        </w:rPr>
        <w:t>With</w:t>
      </w:r>
      <w:proofErr w:type="gramEnd"/>
      <w:r w:rsidRPr="0095773A">
        <w:rPr>
          <w:rFonts w:ascii="Segoe UI Light" w:hAnsi="Segoe UI Light" w:cs="Segoe UI Light"/>
          <w:b/>
        </w:rPr>
        <w:t xml:space="preserve"> a recently used trigger</w:t>
      </w:r>
      <w:r w:rsidRPr="0095773A">
        <w:rPr>
          <w:rFonts w:ascii="Segoe UI Light" w:hAnsi="Segoe UI Light" w:cs="Segoe UI Light"/>
        </w:rPr>
        <w:t xml:space="preserve">.  Select the </w:t>
      </w:r>
      <w:r w:rsidRPr="0095773A">
        <w:rPr>
          <w:rFonts w:ascii="Segoe UI Light" w:hAnsi="Segoe UI Light" w:cs="Segoe UI Light"/>
          <w:b/>
        </w:rPr>
        <w:t>most recent run</w:t>
      </w:r>
      <w:r w:rsidRPr="0095773A">
        <w:rPr>
          <w:rFonts w:ascii="Segoe UI Light" w:hAnsi="Segoe UI Light" w:cs="Segoe UI Light"/>
        </w:rPr>
        <w:t xml:space="preserve"> and then </w:t>
      </w:r>
      <w:r w:rsidRPr="0095773A">
        <w:rPr>
          <w:rFonts w:ascii="Segoe UI Light" w:hAnsi="Segoe UI Light" w:cs="Segoe UI Light"/>
          <w:b/>
        </w:rPr>
        <w:t>Test</w:t>
      </w:r>
      <w:r w:rsidRPr="0095773A">
        <w:rPr>
          <w:rFonts w:ascii="Segoe UI Light" w:hAnsi="Segoe UI Light" w:cs="Segoe UI Light"/>
        </w:rPr>
        <w:t xml:space="preserve">.  If you need to test manually, use PO # </w:t>
      </w:r>
      <w:r w:rsidRPr="00AB2A49">
        <w:rPr>
          <w:rFonts w:ascii="Segoe UI Light" w:hAnsi="Segoe UI Light" w:cs="Segoe UI Light"/>
          <w:bCs/>
          <w:lang w:val="x-none"/>
        </w:rPr>
        <w:t>45</w:t>
      </w:r>
      <w:r w:rsidRPr="00AB2A49">
        <w:rPr>
          <w:rFonts w:ascii="Segoe UI Light" w:hAnsi="Segoe UI Light" w:cs="Segoe UI Light"/>
          <w:bCs/>
        </w:rPr>
        <w:t xml:space="preserve">00019716 </w:t>
      </w:r>
      <w:r w:rsidRPr="0095773A">
        <w:rPr>
          <w:rFonts w:ascii="Segoe UI Light" w:hAnsi="Segoe UI Light" w:cs="Segoe UI Light"/>
        </w:rPr>
        <w:t xml:space="preserve">for the test.  </w:t>
      </w:r>
    </w:p>
    <w:p w14:paraId="268942E9"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6128" behindDoc="0" locked="0" layoutInCell="1" allowOverlap="1" wp14:anchorId="59494A37" wp14:editId="6BB10C79">
                <wp:simplePos x="0" y="0"/>
                <wp:positionH relativeFrom="margin">
                  <wp:posOffset>490538</wp:posOffset>
                </wp:positionH>
                <wp:positionV relativeFrom="paragraph">
                  <wp:posOffset>784860</wp:posOffset>
                </wp:positionV>
                <wp:extent cx="1881187" cy="838200"/>
                <wp:effectExtent l="19050" t="19050" r="24130" b="19050"/>
                <wp:wrapNone/>
                <wp:docPr id="290" name="Rectangle 290"/>
                <wp:cNvGraphicFramePr/>
                <a:graphic xmlns:a="http://schemas.openxmlformats.org/drawingml/2006/main">
                  <a:graphicData uri="http://schemas.microsoft.com/office/word/2010/wordprocessingShape">
                    <wps:wsp>
                      <wps:cNvSpPr/>
                      <wps:spPr>
                        <a:xfrm>
                          <a:off x="0" y="0"/>
                          <a:ext cx="1881187" cy="838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99195" id="Rectangle 290" o:spid="_x0000_s1026" style="position:absolute;margin-left:38.65pt;margin-top:61.8pt;width:148.1pt;height:6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02387EC3" wp14:editId="4C63BB9B">
            <wp:extent cx="2457717" cy="2109788"/>
            <wp:effectExtent l="0" t="0" r="0" b="5080"/>
            <wp:docPr id="288" name="Picture 28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Graphical user interface, text, application&#10;&#10;Description automatically generated"/>
                    <pic:cNvPicPr/>
                  </pic:nvPicPr>
                  <pic:blipFill>
                    <a:blip r:embed="rId60"/>
                    <a:stretch>
                      <a:fillRect/>
                    </a:stretch>
                  </pic:blipFill>
                  <pic:spPr>
                    <a:xfrm>
                      <a:off x="0" y="0"/>
                      <a:ext cx="2466425" cy="2117263"/>
                    </a:xfrm>
                    <a:prstGeom prst="rect">
                      <a:avLst/>
                    </a:prstGeom>
                  </pic:spPr>
                </pic:pic>
              </a:graphicData>
            </a:graphic>
          </wp:inline>
        </w:drawing>
      </w:r>
    </w:p>
    <w:p w14:paraId="7AD8A6CE" w14:textId="77777777" w:rsidR="00A23A8C" w:rsidRPr="00955C2F"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7152" behindDoc="0" locked="0" layoutInCell="1" allowOverlap="1" wp14:anchorId="29210F11" wp14:editId="744BBCEA">
                <wp:simplePos x="0" y="0"/>
                <wp:positionH relativeFrom="margin">
                  <wp:posOffset>533401</wp:posOffset>
                </wp:positionH>
                <wp:positionV relativeFrom="paragraph">
                  <wp:posOffset>167322</wp:posOffset>
                </wp:positionV>
                <wp:extent cx="647700" cy="314325"/>
                <wp:effectExtent l="19050" t="19050" r="19050" b="28575"/>
                <wp:wrapNone/>
                <wp:docPr id="292" name="Rectangle 292"/>
                <wp:cNvGraphicFramePr/>
                <a:graphic xmlns:a="http://schemas.openxmlformats.org/drawingml/2006/main">
                  <a:graphicData uri="http://schemas.microsoft.com/office/word/2010/wordprocessingShape">
                    <wps:wsp>
                      <wps:cNvSpPr/>
                      <wps:spPr>
                        <a:xfrm>
                          <a:off x="0" y="0"/>
                          <a:ext cx="647700" cy="3143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629AC" id="Rectangle 292" o:spid="_x0000_s1026" style="position:absolute;margin-left:42pt;margin-top:13.15pt;width:51pt;height:24.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89B50A0" wp14:editId="1970C818">
            <wp:extent cx="2500313" cy="554804"/>
            <wp:effectExtent l="0" t="0" r="0" b="0"/>
            <wp:docPr id="287" name="Picture 2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descr="Graphical user interface, application&#10;&#10;Description automatically generated"/>
                    <pic:cNvPicPr/>
                  </pic:nvPicPr>
                  <pic:blipFill>
                    <a:blip r:embed="rId61"/>
                    <a:stretch>
                      <a:fillRect/>
                    </a:stretch>
                  </pic:blipFill>
                  <pic:spPr>
                    <a:xfrm>
                      <a:off x="0" y="0"/>
                      <a:ext cx="2512040" cy="557406"/>
                    </a:xfrm>
                    <a:prstGeom prst="rect">
                      <a:avLst/>
                    </a:prstGeom>
                  </pic:spPr>
                </pic:pic>
              </a:graphicData>
            </a:graphic>
          </wp:inline>
        </w:drawing>
      </w:r>
    </w:p>
    <w:p w14:paraId="64841595" w14:textId="77777777" w:rsidR="00A23A8C" w:rsidRPr="0095773A" w:rsidRDefault="00A23A8C" w:rsidP="00A23A8C">
      <w:pPr>
        <w:pStyle w:val="ListParagraph"/>
        <w:ind w:left="360"/>
        <w:rPr>
          <w:rFonts w:ascii="Segoe UI Light" w:hAnsi="Segoe UI Light" w:cs="Segoe UI Light"/>
        </w:rPr>
      </w:pPr>
    </w:p>
    <w:p w14:paraId="3A3CF2EF"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Review the Output of the flow.  The flow should run successfully and take you to the Flow Run History.  </w:t>
      </w:r>
      <w:r w:rsidRPr="0095773A">
        <w:rPr>
          <w:rFonts w:ascii="Segoe UI Light" w:hAnsi="Segoe UI Light" w:cs="Segoe UI Light"/>
          <w:b/>
        </w:rPr>
        <w:t>Expand</w:t>
      </w:r>
      <w:r w:rsidRPr="0095773A">
        <w:rPr>
          <w:rFonts w:ascii="Segoe UI Light" w:hAnsi="Segoe UI Light" w:cs="Segoe UI Light"/>
        </w:rPr>
        <w:t xml:space="preserve"> the Parse JSON action by clicking in the box.  </w:t>
      </w:r>
    </w:p>
    <w:p w14:paraId="4F4093B0" w14:textId="77777777" w:rsidR="00A23A8C" w:rsidRPr="0095773A" w:rsidRDefault="00A23A8C" w:rsidP="00A23A8C">
      <w:pPr>
        <w:pStyle w:val="ListParagraph"/>
        <w:ind w:left="360"/>
        <w:rPr>
          <w:rFonts w:ascii="Segoe UI Light" w:hAnsi="Segoe UI Light" w:cs="Segoe UI Light"/>
        </w:rPr>
      </w:pPr>
    </w:p>
    <w:p w14:paraId="7B6EB11C" w14:textId="77777777" w:rsidR="00A23A8C" w:rsidRPr="0095773A" w:rsidRDefault="00A23A8C" w:rsidP="00A23A8C">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8176" behindDoc="0" locked="0" layoutInCell="1" allowOverlap="1" wp14:anchorId="16B8FC84" wp14:editId="51BC057B">
                <wp:simplePos x="0" y="0"/>
                <wp:positionH relativeFrom="margin">
                  <wp:posOffset>2581275</wp:posOffset>
                </wp:positionH>
                <wp:positionV relativeFrom="paragraph">
                  <wp:posOffset>19050</wp:posOffset>
                </wp:positionV>
                <wp:extent cx="580328" cy="236927"/>
                <wp:effectExtent l="0" t="133350" r="0" b="106045"/>
                <wp:wrapNone/>
                <wp:docPr id="318" name="Arrow: Right 318"/>
                <wp:cNvGraphicFramePr/>
                <a:graphic xmlns:a="http://schemas.openxmlformats.org/drawingml/2006/main">
                  <a:graphicData uri="http://schemas.microsoft.com/office/word/2010/wordprocessingShape">
                    <wps:wsp>
                      <wps:cNvSpPr/>
                      <wps:spPr>
                        <a:xfrm rot="8475915">
                          <a:off x="0" y="0"/>
                          <a:ext cx="580328" cy="236927"/>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FFF0A" id="Arrow: Right 318" o:spid="_x0000_s1026" type="#_x0000_t13" style="position:absolute;margin-left:203.25pt;margin-top:1.5pt;width:45.7pt;height:18.65pt;rotation:9257959fd;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" adj="17191" fillcolor="red" strokecolor="#0a2f40 [1604]" strokeweight="1pt">
                <w10:wrap anchorx="margin"/>
              </v:shape>
            </w:pict>
          </mc:Fallback>
        </mc:AlternateContent>
      </w:r>
      <w:r w:rsidRPr="0095773A">
        <w:rPr>
          <w:rFonts w:ascii="Segoe UI Light" w:hAnsi="Segoe UI Light" w:cs="Segoe UI Light"/>
          <w:noProof/>
        </w:rPr>
        <w:drawing>
          <wp:inline distT="0" distB="0" distL="0" distR="0" wp14:anchorId="352B1BFF" wp14:editId="51DDD715">
            <wp:extent cx="4190490" cy="680720"/>
            <wp:effectExtent l="0" t="0" r="635" b="5080"/>
            <wp:docPr id="317" name="Picture 3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317" descr="Diagram&#10;&#10;Description automatically generated with medium confidence"/>
                    <pic:cNvPicPr/>
                  </pic:nvPicPr>
                  <pic:blipFill>
                    <a:blip r:embed="rId62"/>
                    <a:stretch>
                      <a:fillRect/>
                    </a:stretch>
                  </pic:blipFill>
                  <pic:spPr>
                    <a:xfrm>
                      <a:off x="0" y="0"/>
                      <a:ext cx="4200409" cy="682331"/>
                    </a:xfrm>
                    <a:prstGeom prst="rect">
                      <a:avLst/>
                    </a:prstGeom>
                  </pic:spPr>
                </pic:pic>
              </a:graphicData>
            </a:graphic>
          </wp:inline>
        </w:drawing>
      </w:r>
    </w:p>
    <w:p w14:paraId="608D67C5" w14:textId="77777777" w:rsidR="00A23A8C" w:rsidRPr="0095773A" w:rsidRDefault="00A23A8C" w:rsidP="00A23A8C">
      <w:pPr>
        <w:pStyle w:val="ListParagraph"/>
        <w:ind w:left="360"/>
        <w:rPr>
          <w:rFonts w:ascii="Segoe UI Light" w:hAnsi="Segoe UI Light" w:cs="Segoe UI Light"/>
        </w:rPr>
      </w:pPr>
    </w:p>
    <w:p w14:paraId="2BD2E049" w14:textId="77777777" w:rsidR="00A23A8C" w:rsidRPr="0095773A" w:rsidRDefault="00A23A8C" w:rsidP="00A23A8C">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 Examine the Body of the Outputs.  You can scroll through the body of the outputs section and see all the data that was returned from SAP.  In many cases, the field name does not give a good description of the data.  For example, if you scroll down to </w:t>
      </w:r>
      <w:proofErr w:type="spellStart"/>
      <w:r w:rsidRPr="0095773A">
        <w:rPr>
          <w:rFonts w:ascii="Segoe UI Light" w:hAnsi="Segoe UI Light" w:cs="Segoe UI Light"/>
        </w:rPr>
        <w:t>POItem</w:t>
      </w:r>
      <w:proofErr w:type="spellEnd"/>
      <w:r w:rsidRPr="0095773A">
        <w:rPr>
          <w:rFonts w:ascii="Segoe UI Light" w:hAnsi="Segoe UI Light" w:cs="Segoe UI Light"/>
        </w:rPr>
        <w:t xml:space="preserve">, you see the </w:t>
      </w:r>
      <w:proofErr w:type="spellStart"/>
      <w:r w:rsidRPr="0095773A">
        <w:rPr>
          <w:rFonts w:ascii="Segoe UI Light" w:hAnsi="Segoe UI Light" w:cs="Segoe UI Light"/>
        </w:rPr>
        <w:t>Short_Text</w:t>
      </w:r>
      <w:proofErr w:type="spellEnd"/>
      <w:r w:rsidRPr="0095773A">
        <w:rPr>
          <w:rFonts w:ascii="Segoe UI Light" w:hAnsi="Segoe UI Light" w:cs="Segoe UI Light"/>
        </w:rPr>
        <w:t xml:space="preserve"> field is </w:t>
      </w:r>
      <w:proofErr w:type="gramStart"/>
      <w:r w:rsidRPr="0095773A">
        <w:rPr>
          <w:rFonts w:ascii="Segoe UI Light" w:hAnsi="Segoe UI Light" w:cs="Segoe UI Light"/>
        </w:rPr>
        <w:t>actually the</w:t>
      </w:r>
      <w:proofErr w:type="gramEnd"/>
      <w:r w:rsidRPr="0095773A">
        <w:rPr>
          <w:rFonts w:ascii="Segoe UI Light" w:hAnsi="Segoe UI Light" w:cs="Segoe UI Light"/>
        </w:rPr>
        <w:t xml:space="preserve"> name of the item.  We also see there is a lot of data returned that the user may not need.  When we are delivering this data to Power Apps, we want to deliver data that is more user friendly and only the data they require.  We will do that in the next exercise.</w:t>
      </w:r>
    </w:p>
    <w:p w14:paraId="53F323B0" w14:textId="77777777" w:rsidR="00A23A8C" w:rsidRPr="0078598F"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99200" behindDoc="0" locked="0" layoutInCell="1" allowOverlap="1" wp14:anchorId="46912B7A" wp14:editId="4A3DC1E9">
                <wp:simplePos x="0" y="0"/>
                <wp:positionH relativeFrom="margin">
                  <wp:posOffset>2633662</wp:posOffset>
                </wp:positionH>
                <wp:positionV relativeFrom="paragraph">
                  <wp:posOffset>1103630</wp:posOffset>
                </wp:positionV>
                <wp:extent cx="580328" cy="236927"/>
                <wp:effectExtent l="0" t="133350" r="0" b="106045"/>
                <wp:wrapNone/>
                <wp:docPr id="321" name="Arrow: Right 321"/>
                <wp:cNvGraphicFramePr/>
                <a:graphic xmlns:a="http://schemas.openxmlformats.org/drawingml/2006/main">
                  <a:graphicData uri="http://schemas.microsoft.com/office/word/2010/wordprocessingShape">
                    <wps:wsp>
                      <wps:cNvSpPr/>
                      <wps:spPr>
                        <a:xfrm rot="8475915">
                          <a:off x="0" y="0"/>
                          <a:ext cx="580328" cy="236927"/>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D312C" id="Arrow: Right 321" o:spid="_x0000_s1026" type="#_x0000_t13" style="position:absolute;margin-left:207.35pt;margin-top:86.9pt;width:45.7pt;height:18.65pt;rotation:9257959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" adj="17191" fillcolor="red" strokecolor="#0a2f40 [1604]" strokeweight="1pt">
                <w10:wrap anchorx="margin"/>
              </v:shape>
            </w:pict>
          </mc:Fallback>
        </mc:AlternateContent>
      </w:r>
      <w:r w:rsidRPr="0095773A">
        <w:rPr>
          <w:rFonts w:ascii="Segoe UI Light" w:hAnsi="Segoe UI Light" w:cs="Segoe UI Light"/>
          <w:noProof/>
        </w:rPr>
        <w:drawing>
          <wp:inline distT="0" distB="0" distL="0" distR="0" wp14:anchorId="3E44D246" wp14:editId="71439DF8">
            <wp:extent cx="4389160" cy="2124710"/>
            <wp:effectExtent l="0" t="0" r="0" b="8890"/>
            <wp:docPr id="319" name="Picture 319"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319" descr="Text, application&#10;&#10;Description automatically generated"/>
                    <pic:cNvPicPr/>
                  </pic:nvPicPr>
                  <pic:blipFill>
                    <a:blip r:embed="rId63"/>
                    <a:stretch>
                      <a:fillRect/>
                    </a:stretch>
                  </pic:blipFill>
                  <pic:spPr>
                    <a:xfrm>
                      <a:off x="0" y="0"/>
                      <a:ext cx="4390402" cy="2125311"/>
                    </a:xfrm>
                    <a:prstGeom prst="rect">
                      <a:avLst/>
                    </a:prstGeom>
                  </pic:spPr>
                </pic:pic>
              </a:graphicData>
            </a:graphic>
          </wp:inline>
        </w:drawing>
      </w:r>
    </w:p>
    <w:p w14:paraId="31AD089B" w14:textId="2359F531" w:rsidR="00A23A8C" w:rsidRPr="004D713D" w:rsidRDefault="00A23A8C" w:rsidP="00A23A8C">
      <w:pPr>
        <w:pStyle w:val="Heading1"/>
        <w:rPr>
          <w:rFonts w:ascii="Segoe UI Light" w:hAnsi="Segoe UI Light" w:cs="Segoe UI Light"/>
        </w:rPr>
      </w:pPr>
      <w:bookmarkStart w:id="6" w:name="_Toc125556861"/>
      <w:bookmarkStart w:id="7" w:name="_Toc216679585"/>
      <w:bookmarkStart w:id="8" w:name="_Toc216693349"/>
      <w:r w:rsidRPr="004D713D">
        <w:rPr>
          <w:rFonts w:ascii="Segoe UI Light" w:hAnsi="Segoe UI Light" w:cs="Segoe UI Light"/>
        </w:rPr>
        <w:t xml:space="preserve">Exercise </w:t>
      </w:r>
      <w:r w:rsidR="00CD0CE8">
        <w:rPr>
          <w:rFonts w:ascii="Segoe UI Light" w:hAnsi="Segoe UI Light" w:cs="Segoe UI Light"/>
        </w:rPr>
        <w:t>1</w:t>
      </w:r>
      <w:r w:rsidR="00497935">
        <w:rPr>
          <w:rFonts w:ascii="Segoe UI Light" w:hAnsi="Segoe UI Light" w:cs="Segoe UI Light"/>
        </w:rPr>
        <w:t>1</w:t>
      </w:r>
      <w:r w:rsidRPr="004D713D">
        <w:rPr>
          <w:rFonts w:ascii="Segoe UI Light" w:hAnsi="Segoe UI Light" w:cs="Segoe UI Light"/>
        </w:rPr>
        <w:t>:  Configure the flow to modify the PO data.</w:t>
      </w:r>
      <w:bookmarkEnd w:id="6"/>
      <w:bookmarkEnd w:id="7"/>
      <w:bookmarkEnd w:id="8"/>
    </w:p>
    <w:p w14:paraId="562FEAD7" w14:textId="77777777" w:rsidR="00A23A8C" w:rsidRPr="00C019C1" w:rsidRDefault="00A23A8C" w:rsidP="00A23A8C">
      <w:pPr>
        <w:rPr>
          <w:rFonts w:ascii="Segoe UI Light" w:hAnsi="Segoe UI Light" w:cs="Segoe UI Light"/>
        </w:rPr>
      </w:pPr>
      <w:r w:rsidRPr="0095773A">
        <w:rPr>
          <w:rFonts w:ascii="Segoe UI Light" w:hAnsi="Segoe UI Light" w:cs="Segoe UI Light"/>
        </w:rPr>
        <w:t xml:space="preserve">We will now create some variables to hold our data and then modify the </w:t>
      </w:r>
      <w:proofErr w:type="gramStart"/>
      <w:r w:rsidRPr="0095773A">
        <w:rPr>
          <w:rFonts w:ascii="Segoe UI Light" w:hAnsi="Segoe UI Light" w:cs="Segoe UI Light"/>
        </w:rPr>
        <w:t>data</w:t>
      </w:r>
      <w:proofErr w:type="gramEnd"/>
      <w:r w:rsidRPr="0095773A">
        <w:rPr>
          <w:rFonts w:ascii="Segoe UI Light" w:hAnsi="Segoe UI Light" w:cs="Segoe UI Light"/>
        </w:rPr>
        <w:t xml:space="preserve"> so it is ready to be consumed in a Power App.</w:t>
      </w:r>
    </w:p>
    <w:p w14:paraId="07510D5B" w14:textId="77777777" w:rsidR="00A23A8C" w:rsidRPr="0095773A" w:rsidRDefault="00A23A8C" w:rsidP="00A23A8C">
      <w:pPr>
        <w:pStyle w:val="ListParagraph"/>
        <w:ind w:left="360"/>
        <w:rPr>
          <w:rFonts w:ascii="Segoe UI Light" w:hAnsi="Segoe UI Light" w:cs="Segoe UI Light"/>
        </w:rPr>
      </w:pPr>
    </w:p>
    <w:p w14:paraId="4B7A07F7" w14:textId="77777777" w:rsidR="00A23A8C" w:rsidRPr="0095773A" w:rsidRDefault="00A23A8C" w:rsidP="00A23A8C">
      <w:pPr>
        <w:pStyle w:val="ListParagraph"/>
        <w:numPr>
          <w:ilvl w:val="0"/>
          <w:numId w:val="6"/>
        </w:numPr>
        <w:spacing w:line="259" w:lineRule="auto"/>
        <w:rPr>
          <w:rFonts w:ascii="Segoe UI Light" w:hAnsi="Segoe UI Light" w:cs="Segoe UI Light"/>
        </w:rPr>
      </w:pPr>
      <w:r>
        <w:rPr>
          <w:rFonts w:ascii="Segoe UI Light" w:hAnsi="Segoe UI Light" w:cs="Segoe UI Light"/>
        </w:rPr>
        <w:t xml:space="preserve"> </w:t>
      </w:r>
      <w:r w:rsidRPr="0095773A">
        <w:rPr>
          <w:rFonts w:ascii="Segoe UI Light" w:hAnsi="Segoe UI Light" w:cs="Segoe UI Light"/>
        </w:rPr>
        <w:t xml:space="preserve">Click on </w:t>
      </w:r>
      <w:r w:rsidRPr="0095773A">
        <w:rPr>
          <w:rFonts w:ascii="Segoe UI Light" w:hAnsi="Segoe UI Light" w:cs="Segoe UI Light"/>
          <w:b/>
        </w:rPr>
        <w:t xml:space="preserve">Edit </w:t>
      </w:r>
      <w:r w:rsidRPr="0095773A">
        <w:rPr>
          <w:rFonts w:ascii="Segoe UI Light" w:hAnsi="Segoe UI Light" w:cs="Segoe UI Light"/>
        </w:rPr>
        <w:t>in the upper right-hand corner.</w:t>
      </w:r>
    </w:p>
    <w:p w14:paraId="23907981"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Create a variable to hold the PO Header information.  Click on </w:t>
      </w:r>
      <w:r w:rsidRPr="0095773A">
        <w:rPr>
          <w:rFonts w:ascii="Segoe UI Light" w:hAnsi="Segoe UI Light" w:cs="Segoe UI Light"/>
          <w:b/>
        </w:rPr>
        <w:t>+ New Step</w:t>
      </w:r>
      <w:r w:rsidRPr="0095773A">
        <w:rPr>
          <w:rFonts w:ascii="Segoe UI Light" w:hAnsi="Segoe UI Light" w:cs="Segoe UI Light"/>
        </w:rPr>
        <w:t xml:space="preserve"> and then search for </w:t>
      </w:r>
      <w:r w:rsidRPr="0095773A">
        <w:rPr>
          <w:rFonts w:ascii="Segoe UI Light" w:hAnsi="Segoe UI Light" w:cs="Segoe UI Light"/>
          <w:b/>
        </w:rPr>
        <w:t>Initialize</w:t>
      </w:r>
      <w:r w:rsidRPr="0095773A">
        <w:rPr>
          <w:rFonts w:ascii="Segoe UI Light" w:hAnsi="Segoe UI Light" w:cs="Segoe UI Light"/>
        </w:rPr>
        <w:t xml:space="preserve"> and select </w:t>
      </w:r>
      <w:r w:rsidRPr="0095773A">
        <w:rPr>
          <w:rFonts w:ascii="Segoe UI Light" w:hAnsi="Segoe UI Light" w:cs="Segoe UI Light"/>
          <w:b/>
        </w:rPr>
        <w:t>Initialize variable</w:t>
      </w:r>
      <w:r w:rsidRPr="0095773A">
        <w:rPr>
          <w:rFonts w:ascii="Segoe UI Light" w:hAnsi="Segoe UI Light" w:cs="Segoe UI Light"/>
        </w:rPr>
        <w:t xml:space="preserve">.  </w:t>
      </w:r>
    </w:p>
    <w:p w14:paraId="78921D7B"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1248" behindDoc="0" locked="0" layoutInCell="1" allowOverlap="1" wp14:anchorId="4A102B6E" wp14:editId="695EEA02">
                <wp:simplePos x="0" y="0"/>
                <wp:positionH relativeFrom="margin">
                  <wp:posOffset>609599</wp:posOffset>
                </wp:positionH>
                <wp:positionV relativeFrom="paragraph">
                  <wp:posOffset>2214563</wp:posOffset>
                </wp:positionV>
                <wp:extent cx="1076325" cy="304800"/>
                <wp:effectExtent l="19050" t="19050" r="28575" b="19050"/>
                <wp:wrapNone/>
                <wp:docPr id="472" name="Rectangle 472"/>
                <wp:cNvGraphicFramePr/>
                <a:graphic xmlns:a="http://schemas.openxmlformats.org/drawingml/2006/main">
                  <a:graphicData uri="http://schemas.microsoft.com/office/word/2010/wordprocessingShape">
                    <wps:wsp>
                      <wps:cNvSpPr/>
                      <wps:spPr>
                        <a:xfrm>
                          <a:off x="0" y="0"/>
                          <a:ext cx="1076325"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DC023" id="Rectangle 472" o:spid="_x0000_s1026" style="position:absolute;margin-left:48pt;margin-top:174.4pt;width:84.75pt;height:2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0224" behindDoc="0" locked="0" layoutInCell="1" allowOverlap="1" wp14:anchorId="794440C4" wp14:editId="4A758A93">
                <wp:simplePos x="0" y="0"/>
                <wp:positionH relativeFrom="margin">
                  <wp:posOffset>585787</wp:posOffset>
                </wp:positionH>
                <wp:positionV relativeFrom="paragraph">
                  <wp:posOffset>376237</wp:posOffset>
                </wp:positionV>
                <wp:extent cx="647700" cy="304800"/>
                <wp:effectExtent l="19050" t="19050" r="19050" b="19050"/>
                <wp:wrapNone/>
                <wp:docPr id="342" name="Rectangle 342"/>
                <wp:cNvGraphicFramePr/>
                <a:graphic xmlns:a="http://schemas.openxmlformats.org/drawingml/2006/main">
                  <a:graphicData uri="http://schemas.microsoft.com/office/word/2010/wordprocessingShape">
                    <wps:wsp>
                      <wps:cNvSpPr/>
                      <wps:spPr>
                        <a:xfrm>
                          <a:off x="0" y="0"/>
                          <a:ext cx="64770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145A0" id="Rectangle 342" o:spid="_x0000_s1026" style="position:absolute;margin-left:46.1pt;margin-top:29.6pt;width:51pt;height:2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A520E7C" wp14:editId="59025FCC">
            <wp:extent cx="3871913" cy="2600349"/>
            <wp:effectExtent l="0" t="0" r="0" b="0"/>
            <wp:docPr id="335" name="Picture 3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35" descr="Graphical user interface, text, application, email&#10;&#10;Description automatically generated"/>
                    <pic:cNvPicPr/>
                  </pic:nvPicPr>
                  <pic:blipFill>
                    <a:blip r:embed="rId64"/>
                    <a:stretch>
                      <a:fillRect/>
                    </a:stretch>
                  </pic:blipFill>
                  <pic:spPr>
                    <a:xfrm>
                      <a:off x="0" y="0"/>
                      <a:ext cx="3876961" cy="2603739"/>
                    </a:xfrm>
                    <a:prstGeom prst="rect">
                      <a:avLst/>
                    </a:prstGeom>
                  </pic:spPr>
                </pic:pic>
              </a:graphicData>
            </a:graphic>
          </wp:inline>
        </w:drawing>
      </w:r>
    </w:p>
    <w:p w14:paraId="1881ECCD" w14:textId="77777777" w:rsidR="00A23A8C" w:rsidRPr="0095773A" w:rsidRDefault="00A23A8C" w:rsidP="00A23A8C">
      <w:pPr>
        <w:ind w:left="720"/>
        <w:rPr>
          <w:rFonts w:ascii="Segoe UI Light" w:hAnsi="Segoe UI Light" w:cs="Segoe UI Light"/>
        </w:rPr>
      </w:pPr>
    </w:p>
    <w:p w14:paraId="4B66245A"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Rename the Action.  Click on the </w:t>
      </w:r>
      <w:r w:rsidRPr="0095773A">
        <w:rPr>
          <w:rFonts w:ascii="Segoe UI Light" w:hAnsi="Segoe UI Light" w:cs="Segoe UI Light"/>
          <w:b/>
        </w:rPr>
        <w:t>ellipse (….)</w:t>
      </w:r>
      <w:r w:rsidRPr="0095773A">
        <w:rPr>
          <w:rFonts w:ascii="Segoe UI Light" w:hAnsi="Segoe UI Light" w:cs="Segoe UI Light"/>
        </w:rPr>
        <w:t xml:space="preserve"> and select </w:t>
      </w:r>
      <w:r w:rsidRPr="0095773A">
        <w:rPr>
          <w:rFonts w:ascii="Segoe UI Light" w:hAnsi="Segoe UI Light" w:cs="Segoe UI Light"/>
          <w:b/>
        </w:rPr>
        <w:t>Rename</w:t>
      </w:r>
      <w:r w:rsidRPr="0095773A">
        <w:rPr>
          <w:rFonts w:ascii="Segoe UI Light" w:hAnsi="Segoe UI Light" w:cs="Segoe UI Light"/>
        </w:rPr>
        <w:t xml:space="preserve">.  Rename the action </w:t>
      </w:r>
      <w:proofErr w:type="gramStart"/>
      <w:r w:rsidRPr="0095773A">
        <w:rPr>
          <w:rFonts w:ascii="Segoe UI Light" w:hAnsi="Segoe UI Light" w:cs="Segoe UI Light"/>
        </w:rPr>
        <w:t xml:space="preserve">to  </w:t>
      </w:r>
      <w:proofErr w:type="spellStart"/>
      <w:r w:rsidRPr="0095773A">
        <w:rPr>
          <w:rFonts w:ascii="Segoe UI Light" w:hAnsi="Segoe UI Light" w:cs="Segoe UI Light"/>
          <w:b/>
        </w:rPr>
        <w:t>FormatHeader</w:t>
      </w:r>
      <w:proofErr w:type="spellEnd"/>
      <w:proofErr w:type="gramEnd"/>
      <w:r w:rsidRPr="0095773A">
        <w:rPr>
          <w:rFonts w:ascii="Segoe UI Light" w:hAnsi="Segoe UI Light" w:cs="Segoe UI Light"/>
          <w:b/>
        </w:rPr>
        <w:t>.</w:t>
      </w:r>
      <w:r w:rsidRPr="0095773A">
        <w:rPr>
          <w:rFonts w:ascii="Segoe UI Light" w:hAnsi="Segoe UI Light" w:cs="Segoe UI Light"/>
        </w:rPr>
        <w:t xml:space="preserve">  </w:t>
      </w:r>
    </w:p>
    <w:p w14:paraId="288D6D29" w14:textId="77777777" w:rsidR="00A23A8C" w:rsidRPr="00644144"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02272" behindDoc="0" locked="0" layoutInCell="1" allowOverlap="1" wp14:anchorId="4B21EA27" wp14:editId="6F20BA39">
                <wp:simplePos x="0" y="0"/>
                <wp:positionH relativeFrom="margin">
                  <wp:posOffset>3638550</wp:posOffset>
                </wp:positionH>
                <wp:positionV relativeFrom="paragraph">
                  <wp:posOffset>46673</wp:posOffset>
                </wp:positionV>
                <wp:extent cx="300038" cy="271462"/>
                <wp:effectExtent l="19050" t="19050" r="24130" b="14605"/>
                <wp:wrapNone/>
                <wp:docPr id="541" name="Rectangle 541"/>
                <wp:cNvGraphicFramePr/>
                <a:graphic xmlns:a="http://schemas.openxmlformats.org/drawingml/2006/main">
                  <a:graphicData uri="http://schemas.microsoft.com/office/word/2010/wordprocessingShape">
                    <wps:wsp>
                      <wps:cNvSpPr/>
                      <wps:spPr>
                        <a:xfrm>
                          <a:off x="0" y="0"/>
                          <a:ext cx="300038"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3B010" id="Rectangle 541" o:spid="_x0000_s1026" style="position:absolute;margin-left:286.5pt;margin-top:3.7pt;width:23.65pt;height:21.3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3296" behindDoc="0" locked="0" layoutInCell="1" allowOverlap="1" wp14:anchorId="559517AA" wp14:editId="53B9B171">
                <wp:simplePos x="0" y="0"/>
                <wp:positionH relativeFrom="margin">
                  <wp:posOffset>3976688</wp:posOffset>
                </wp:positionH>
                <wp:positionV relativeFrom="paragraph">
                  <wp:posOffset>484824</wp:posOffset>
                </wp:positionV>
                <wp:extent cx="1076325" cy="195262"/>
                <wp:effectExtent l="19050" t="19050" r="28575" b="14605"/>
                <wp:wrapNone/>
                <wp:docPr id="542" name="Rectangle 542"/>
                <wp:cNvGraphicFramePr/>
                <a:graphic xmlns:a="http://schemas.openxmlformats.org/drawingml/2006/main">
                  <a:graphicData uri="http://schemas.microsoft.com/office/word/2010/wordprocessingShape">
                    <wps:wsp>
                      <wps:cNvSpPr/>
                      <wps:spPr>
                        <a:xfrm>
                          <a:off x="0" y="0"/>
                          <a:ext cx="1076325" cy="1952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AEC33" id="Rectangle 542" o:spid="_x0000_s1026" style="position:absolute;margin-left:313.15pt;margin-top:38.2pt;width:84.75pt;height:15.3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5D93058" wp14:editId="48204FD9">
            <wp:extent cx="4776788" cy="1941277"/>
            <wp:effectExtent l="0" t="0" r="5080" b="1905"/>
            <wp:docPr id="540" name="Picture 5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Picture 540" descr="Graphical user interface, text, application, email&#10;&#10;Description automatically generated"/>
                    <pic:cNvPicPr/>
                  </pic:nvPicPr>
                  <pic:blipFill>
                    <a:blip r:embed="rId65"/>
                    <a:stretch>
                      <a:fillRect/>
                    </a:stretch>
                  </pic:blipFill>
                  <pic:spPr>
                    <a:xfrm>
                      <a:off x="0" y="0"/>
                      <a:ext cx="4786888" cy="1945381"/>
                    </a:xfrm>
                    <a:prstGeom prst="rect">
                      <a:avLst/>
                    </a:prstGeom>
                  </pic:spPr>
                </pic:pic>
              </a:graphicData>
            </a:graphic>
          </wp:inline>
        </w:drawing>
      </w:r>
    </w:p>
    <w:p w14:paraId="54A176EA"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Configure the variable.  Type in the following information for the variable:</w:t>
      </w:r>
    </w:p>
    <w:p w14:paraId="515BD19D" w14:textId="77777777" w:rsidR="00A23A8C" w:rsidRPr="0095773A" w:rsidRDefault="00A23A8C" w:rsidP="00A23A8C">
      <w:pPr>
        <w:ind w:left="360"/>
        <w:rPr>
          <w:rFonts w:ascii="Segoe UI Light" w:hAnsi="Segoe UI Light" w:cs="Segoe UI Light"/>
        </w:rPr>
      </w:pPr>
      <w:r w:rsidRPr="0095773A">
        <w:rPr>
          <w:rFonts w:ascii="Segoe UI Light" w:hAnsi="Segoe UI Light" w:cs="Segoe UI Light"/>
        </w:rPr>
        <w:t xml:space="preserve">Name:  </w:t>
      </w:r>
      <w:proofErr w:type="spellStart"/>
      <w:proofErr w:type="gramStart"/>
      <w:r w:rsidRPr="0095773A">
        <w:rPr>
          <w:rFonts w:ascii="Segoe UI Light" w:hAnsi="Segoe UI Light" w:cs="Segoe UI Light"/>
          <w:b/>
        </w:rPr>
        <w:t>vFormatHeader</w:t>
      </w:r>
      <w:proofErr w:type="spellEnd"/>
      <w:r w:rsidRPr="0095773A">
        <w:rPr>
          <w:rFonts w:ascii="Segoe UI Light" w:hAnsi="Segoe UI Light" w:cs="Segoe UI Light"/>
        </w:rPr>
        <w:t xml:space="preserve">  (</w:t>
      </w:r>
      <w:proofErr w:type="gramEnd"/>
      <w:r w:rsidRPr="0095773A">
        <w:rPr>
          <w:rFonts w:ascii="Segoe UI Light" w:hAnsi="Segoe UI Light" w:cs="Segoe UI Light"/>
        </w:rPr>
        <w:t xml:space="preserve"> Best Practice - small v in front indicates </w:t>
      </w:r>
      <w:proofErr w:type="gramStart"/>
      <w:r w:rsidRPr="0095773A">
        <w:rPr>
          <w:rFonts w:ascii="Segoe UI Light" w:hAnsi="Segoe UI Light" w:cs="Segoe UI Light"/>
        </w:rPr>
        <w:t>variable )</w:t>
      </w:r>
      <w:proofErr w:type="gramEnd"/>
    </w:p>
    <w:p w14:paraId="4A854F5F" w14:textId="77777777" w:rsidR="00A23A8C" w:rsidRPr="0095773A" w:rsidRDefault="00A23A8C" w:rsidP="00A23A8C">
      <w:pPr>
        <w:ind w:left="360"/>
        <w:rPr>
          <w:rFonts w:ascii="Segoe UI Light" w:hAnsi="Segoe UI Light" w:cs="Segoe UI Light"/>
          <w:b/>
        </w:rPr>
      </w:pPr>
      <w:r w:rsidRPr="0095773A">
        <w:rPr>
          <w:rFonts w:ascii="Segoe UI Light" w:hAnsi="Segoe UI Light" w:cs="Segoe UI Light"/>
        </w:rPr>
        <w:t xml:space="preserve">Type:  </w:t>
      </w:r>
      <w:r w:rsidRPr="0095773A">
        <w:rPr>
          <w:rFonts w:ascii="Segoe UI Light" w:hAnsi="Segoe UI Light" w:cs="Segoe UI Light"/>
          <w:b/>
        </w:rPr>
        <w:t>Object</w:t>
      </w:r>
    </w:p>
    <w:p w14:paraId="7742D975" w14:textId="77777777" w:rsidR="00A23A8C" w:rsidRDefault="00A23A8C" w:rsidP="00A23A8C">
      <w:pPr>
        <w:ind w:left="360"/>
        <w:rPr>
          <w:ins w:id="9" w:author="Barb Borrowman" w:date="2022-11-02T12:07:00Z"/>
          <w:rFonts w:ascii="Segoe UI Light" w:hAnsi="Segoe UI Light" w:cs="Segoe UI Light"/>
        </w:rPr>
      </w:pPr>
      <w:r w:rsidRPr="0095773A">
        <w:rPr>
          <w:rFonts w:ascii="Segoe UI Light" w:hAnsi="Segoe UI Light" w:cs="Segoe UI Light"/>
        </w:rPr>
        <w:t xml:space="preserve">Value:   Enter the data below using dynamic content for the highlighted items.  Type the highlighted text in search to get you to the correct area of Dynamic Content. </w:t>
      </w:r>
      <w:r>
        <w:rPr>
          <w:rFonts w:ascii="Segoe UI Light" w:hAnsi="Segoe UI Light" w:cs="Segoe UI Light"/>
        </w:rPr>
        <w:t xml:space="preserve"> We are pulling data from the Parse JSON action.  Start and end the object with curly brackets.  The name has double quotes, put a colon between the name and the dynamic content and a comma after each name/value pair except the last one.</w:t>
      </w:r>
    </w:p>
    <w:p w14:paraId="5A9D5790" w14:textId="77777777" w:rsidR="00A23A8C" w:rsidRPr="0095773A" w:rsidRDefault="00A23A8C" w:rsidP="00A23A8C">
      <w:pPr>
        <w:ind w:left="360"/>
        <w:rPr>
          <w:rFonts w:ascii="Segoe UI Light" w:hAnsi="Segoe UI Light" w:cs="Segoe UI Light"/>
        </w:rPr>
      </w:pPr>
    </w:p>
    <w:p w14:paraId="6135051B"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w:t>
      </w:r>
    </w:p>
    <w:p w14:paraId="4A11B5D3"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ab/>
      </w:r>
      <w:r w:rsidRPr="0095773A">
        <w:rPr>
          <w:rFonts w:ascii="Segoe UI Light" w:hAnsi="Segoe UI Light" w:cs="Segoe UI Light"/>
        </w:rPr>
        <w:t>"</w:t>
      </w:r>
      <w:proofErr w:type="spellStart"/>
      <w:r w:rsidRPr="0095773A">
        <w:rPr>
          <w:rFonts w:ascii="Segoe UI Light" w:hAnsi="Segoe UI Light" w:cs="Segoe UI Light"/>
          <w:b/>
        </w:rPr>
        <w:t>OrderType</w:t>
      </w:r>
      <w:proofErr w:type="spellEnd"/>
      <w:r w:rsidRPr="0095773A">
        <w:rPr>
          <w:rFonts w:ascii="Segoe UI Light" w:hAnsi="Segoe UI Light" w:cs="Segoe UI Light"/>
        </w:rPr>
        <w:t>"</w:t>
      </w:r>
      <w:r w:rsidRPr="0095773A">
        <w:rPr>
          <w:rFonts w:ascii="Segoe UI Light" w:hAnsi="Segoe UI Light" w:cs="Segoe UI Light"/>
          <w:b/>
        </w:rPr>
        <w:t>:</w:t>
      </w:r>
      <w:r w:rsidRPr="0095773A">
        <w:rPr>
          <w:rFonts w:ascii="Segoe UI Light" w:hAnsi="Segoe UI Light" w:cs="Segoe UI Light"/>
          <w:b/>
          <w:highlight w:val="yellow"/>
        </w:rPr>
        <w:t>DOC_TYPE</w:t>
      </w:r>
      <w:r w:rsidRPr="0095773A">
        <w:rPr>
          <w:rFonts w:ascii="Segoe UI Light" w:hAnsi="Segoe UI Light" w:cs="Segoe UI Light"/>
          <w:b/>
        </w:rPr>
        <w:t>,</w:t>
      </w:r>
    </w:p>
    <w:p w14:paraId="24793167"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ab/>
      </w:r>
      <w:r w:rsidRPr="0095773A">
        <w:rPr>
          <w:rFonts w:ascii="Segoe UI Light" w:hAnsi="Segoe UI Light" w:cs="Segoe UI Light"/>
        </w:rPr>
        <w:t>"</w:t>
      </w:r>
      <w:proofErr w:type="spellStart"/>
      <w:r w:rsidRPr="0095773A">
        <w:rPr>
          <w:rFonts w:ascii="Segoe UI Light" w:hAnsi="Segoe UI Light" w:cs="Segoe UI Light"/>
          <w:b/>
        </w:rPr>
        <w:t>PurchasingOrganization</w:t>
      </w:r>
      <w:proofErr w:type="spellEnd"/>
      <w:r w:rsidRPr="0095773A">
        <w:rPr>
          <w:rFonts w:ascii="Segoe UI Light" w:hAnsi="Segoe UI Light" w:cs="Segoe UI Light"/>
        </w:rPr>
        <w:t>"</w:t>
      </w:r>
      <w:r w:rsidRPr="0095773A">
        <w:rPr>
          <w:rFonts w:ascii="Segoe UI Light" w:hAnsi="Segoe UI Light" w:cs="Segoe UI Light"/>
          <w:b/>
        </w:rPr>
        <w:t>:</w:t>
      </w:r>
      <w:r>
        <w:rPr>
          <w:rFonts w:ascii="Segoe UI Light" w:hAnsi="Segoe UI Light" w:cs="Segoe UI Light"/>
          <w:b/>
        </w:rPr>
        <w:t xml:space="preserve"> </w:t>
      </w:r>
      <w:r w:rsidRPr="0095773A">
        <w:rPr>
          <w:rFonts w:ascii="Segoe UI Light" w:hAnsi="Segoe UI Light" w:cs="Segoe UI Light"/>
          <w:b/>
          <w:highlight w:val="yellow"/>
        </w:rPr>
        <w:t>PURCH_ORG</w:t>
      </w:r>
      <w:r w:rsidRPr="0095773A">
        <w:rPr>
          <w:rFonts w:ascii="Segoe UI Light" w:hAnsi="Segoe UI Light" w:cs="Segoe UI Light"/>
          <w:b/>
        </w:rPr>
        <w:t>,</w:t>
      </w:r>
    </w:p>
    <w:p w14:paraId="5868F669"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ab/>
      </w:r>
      <w:r w:rsidRPr="0095773A">
        <w:rPr>
          <w:rFonts w:ascii="Segoe UI Light" w:hAnsi="Segoe UI Light" w:cs="Segoe UI Light"/>
        </w:rPr>
        <w:t>"</w:t>
      </w:r>
      <w:proofErr w:type="spellStart"/>
      <w:r w:rsidRPr="0095773A">
        <w:rPr>
          <w:rFonts w:ascii="Segoe UI Light" w:hAnsi="Segoe UI Light" w:cs="Segoe UI Light"/>
          <w:b/>
        </w:rPr>
        <w:t>Vendor</w:t>
      </w:r>
      <w:proofErr w:type="gramStart"/>
      <w:r w:rsidRPr="0095773A">
        <w:rPr>
          <w:rFonts w:ascii="Segoe UI Light" w:hAnsi="Segoe UI Light" w:cs="Segoe UI Light"/>
        </w:rPr>
        <w:t>"</w:t>
      </w:r>
      <w:r w:rsidRPr="0095773A">
        <w:rPr>
          <w:rFonts w:ascii="Segoe UI Light" w:hAnsi="Segoe UI Light" w:cs="Segoe UI Light"/>
          <w:b/>
        </w:rPr>
        <w:t>:</w:t>
      </w:r>
      <w:r w:rsidRPr="0095773A">
        <w:rPr>
          <w:rFonts w:ascii="Segoe UI Light" w:hAnsi="Segoe UI Light" w:cs="Segoe UI Light"/>
          <w:b/>
          <w:highlight w:val="yellow"/>
        </w:rPr>
        <w:t>VENDOR</w:t>
      </w:r>
      <w:proofErr w:type="spellEnd"/>
      <w:proofErr w:type="gramEnd"/>
      <w:r w:rsidRPr="0095773A">
        <w:rPr>
          <w:rFonts w:ascii="Segoe UI Light" w:hAnsi="Segoe UI Light" w:cs="Segoe UI Light"/>
          <w:b/>
        </w:rPr>
        <w:t>,</w:t>
      </w:r>
    </w:p>
    <w:p w14:paraId="4DC20A9D"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ab/>
      </w:r>
      <w:r w:rsidRPr="0095773A">
        <w:rPr>
          <w:rFonts w:ascii="Segoe UI Light" w:hAnsi="Segoe UI Light" w:cs="Segoe UI Light"/>
        </w:rPr>
        <w:t>"</w:t>
      </w:r>
      <w:proofErr w:type="spellStart"/>
      <w:r w:rsidRPr="0095773A">
        <w:rPr>
          <w:rFonts w:ascii="Segoe UI Light" w:hAnsi="Segoe UI Light" w:cs="Segoe UI Light"/>
          <w:b/>
        </w:rPr>
        <w:t>CreatedBy</w:t>
      </w:r>
      <w:proofErr w:type="spellEnd"/>
      <w:proofErr w:type="gramStart"/>
      <w:r w:rsidRPr="0095773A">
        <w:rPr>
          <w:rFonts w:ascii="Segoe UI Light" w:hAnsi="Segoe UI Light" w:cs="Segoe UI Light"/>
        </w:rPr>
        <w:t>"</w:t>
      </w:r>
      <w:r w:rsidRPr="0095773A">
        <w:rPr>
          <w:rFonts w:ascii="Segoe UI Light" w:hAnsi="Segoe UI Light" w:cs="Segoe UI Light"/>
          <w:b/>
        </w:rPr>
        <w:t>:</w:t>
      </w:r>
      <w:r w:rsidRPr="0095773A">
        <w:rPr>
          <w:rFonts w:ascii="Segoe UI Light" w:hAnsi="Segoe UI Light" w:cs="Segoe UI Light"/>
          <w:b/>
          <w:highlight w:val="yellow"/>
        </w:rPr>
        <w:t>CREATED</w:t>
      </w:r>
      <w:proofErr w:type="gramEnd"/>
      <w:r w:rsidRPr="0095773A">
        <w:rPr>
          <w:rFonts w:ascii="Segoe UI Light" w:hAnsi="Segoe UI Light" w:cs="Segoe UI Light"/>
          <w:b/>
          <w:highlight w:val="yellow"/>
        </w:rPr>
        <w:t>_BY</w:t>
      </w:r>
      <w:r w:rsidRPr="0095773A">
        <w:rPr>
          <w:rFonts w:ascii="Segoe UI Light" w:hAnsi="Segoe UI Light" w:cs="Segoe UI Light"/>
          <w:b/>
        </w:rPr>
        <w:t>,</w:t>
      </w:r>
    </w:p>
    <w:p w14:paraId="281DF52A"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ab/>
      </w:r>
      <w:r w:rsidRPr="0095773A">
        <w:rPr>
          <w:rFonts w:ascii="Segoe UI Light" w:hAnsi="Segoe UI Light" w:cs="Segoe UI Light"/>
        </w:rPr>
        <w:t>"</w:t>
      </w:r>
      <w:proofErr w:type="spellStart"/>
      <w:r w:rsidRPr="0095773A">
        <w:rPr>
          <w:rFonts w:ascii="Segoe UI Light" w:hAnsi="Segoe UI Light" w:cs="Segoe UI Light"/>
          <w:b/>
        </w:rPr>
        <w:t>CreatedDate</w:t>
      </w:r>
      <w:proofErr w:type="spellEnd"/>
      <w:proofErr w:type="gramStart"/>
      <w:r w:rsidRPr="0095773A">
        <w:rPr>
          <w:rFonts w:ascii="Segoe UI Light" w:hAnsi="Segoe UI Light" w:cs="Segoe UI Light"/>
        </w:rPr>
        <w:t>"</w:t>
      </w:r>
      <w:r w:rsidRPr="0095773A">
        <w:rPr>
          <w:rFonts w:ascii="Segoe UI Light" w:hAnsi="Segoe UI Light" w:cs="Segoe UI Light"/>
          <w:b/>
        </w:rPr>
        <w:t>:</w:t>
      </w:r>
      <w:r w:rsidRPr="0095773A">
        <w:rPr>
          <w:rFonts w:ascii="Segoe UI Light" w:hAnsi="Segoe UI Light" w:cs="Segoe UI Light"/>
          <w:b/>
          <w:highlight w:val="yellow"/>
        </w:rPr>
        <w:t>CREAT</w:t>
      </w:r>
      <w:proofErr w:type="gramEnd"/>
      <w:r w:rsidRPr="0095773A">
        <w:rPr>
          <w:rFonts w:ascii="Segoe UI Light" w:hAnsi="Segoe UI Light" w:cs="Segoe UI Light"/>
          <w:b/>
          <w:highlight w:val="yellow"/>
        </w:rPr>
        <w:t>_DATE</w:t>
      </w:r>
    </w:p>
    <w:p w14:paraId="205314B7" w14:textId="77777777" w:rsidR="00A23A8C" w:rsidRPr="0095773A" w:rsidRDefault="00A23A8C" w:rsidP="00A23A8C">
      <w:pPr>
        <w:ind w:left="720"/>
        <w:rPr>
          <w:rFonts w:ascii="Segoe UI Light" w:hAnsi="Segoe UI Light" w:cs="Segoe UI Light"/>
          <w:b/>
        </w:rPr>
      </w:pPr>
      <w:r w:rsidRPr="0095773A">
        <w:rPr>
          <w:rFonts w:ascii="Segoe UI Light" w:hAnsi="Segoe UI Light" w:cs="Segoe UI Light"/>
          <w:b/>
        </w:rPr>
        <w:t>}</w:t>
      </w:r>
    </w:p>
    <w:p w14:paraId="2E4E7CC2"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52448" behindDoc="0" locked="0" layoutInCell="1" allowOverlap="1" wp14:anchorId="1AA4144C" wp14:editId="23AB60A2">
                <wp:simplePos x="0" y="0"/>
                <wp:positionH relativeFrom="margin">
                  <wp:posOffset>4203700</wp:posOffset>
                </wp:positionH>
                <wp:positionV relativeFrom="paragraph">
                  <wp:posOffset>2717165</wp:posOffset>
                </wp:positionV>
                <wp:extent cx="1076325" cy="195262"/>
                <wp:effectExtent l="19050" t="19050" r="28575" b="14605"/>
                <wp:wrapNone/>
                <wp:docPr id="2094083709" name="Rectangle 2094083709"/>
                <wp:cNvGraphicFramePr/>
                <a:graphic xmlns:a="http://schemas.openxmlformats.org/drawingml/2006/main">
                  <a:graphicData uri="http://schemas.microsoft.com/office/word/2010/wordprocessingShape">
                    <wps:wsp>
                      <wps:cNvSpPr/>
                      <wps:spPr>
                        <a:xfrm>
                          <a:off x="0" y="0"/>
                          <a:ext cx="1076325" cy="1952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CEA66" id="Rectangle 2094083709" o:spid="_x0000_s1026" style="position:absolute;margin-left:331pt;margin-top:213.95pt;width:84.75pt;height:15.3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53472" behindDoc="0" locked="0" layoutInCell="1" allowOverlap="1" wp14:anchorId="00A6E319" wp14:editId="1D62EB0F">
                <wp:simplePos x="0" y="0"/>
                <wp:positionH relativeFrom="margin">
                  <wp:posOffset>4165600</wp:posOffset>
                </wp:positionH>
                <wp:positionV relativeFrom="paragraph">
                  <wp:posOffset>2990215</wp:posOffset>
                </wp:positionV>
                <wp:extent cx="1076325" cy="525145"/>
                <wp:effectExtent l="19050" t="19050" r="28575" b="27305"/>
                <wp:wrapNone/>
                <wp:docPr id="404533462" name="Rectangle 404533462"/>
                <wp:cNvGraphicFramePr/>
                <a:graphic xmlns:a="http://schemas.openxmlformats.org/drawingml/2006/main">
                  <a:graphicData uri="http://schemas.microsoft.com/office/word/2010/wordprocessingShape">
                    <wps:wsp>
                      <wps:cNvSpPr/>
                      <wps:spPr>
                        <a:xfrm>
                          <a:off x="0" y="0"/>
                          <a:ext cx="1076325" cy="52514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E6792" id="Rectangle 404533462" o:spid="_x0000_s1026" style="position:absolute;margin-left:328pt;margin-top:235.45pt;width:84.75pt;height:41.3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51424" behindDoc="0" locked="0" layoutInCell="1" allowOverlap="1" wp14:anchorId="76E06208" wp14:editId="191DD278">
                <wp:simplePos x="0" y="0"/>
                <wp:positionH relativeFrom="margin">
                  <wp:posOffset>1314450</wp:posOffset>
                </wp:positionH>
                <wp:positionV relativeFrom="paragraph">
                  <wp:posOffset>297815</wp:posOffset>
                </wp:positionV>
                <wp:extent cx="1873250" cy="1714500"/>
                <wp:effectExtent l="19050" t="19050" r="12700" b="19050"/>
                <wp:wrapNone/>
                <wp:docPr id="1436982353" name="Rectangle 1436982353"/>
                <wp:cNvGraphicFramePr/>
                <a:graphic xmlns:a="http://schemas.openxmlformats.org/drawingml/2006/main">
                  <a:graphicData uri="http://schemas.microsoft.com/office/word/2010/wordprocessingShape">
                    <wps:wsp>
                      <wps:cNvSpPr/>
                      <wps:spPr>
                        <a:xfrm>
                          <a:off x="0" y="0"/>
                          <a:ext cx="1873250" cy="1714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3C723" id="Rectangle 1436982353" o:spid="_x0000_s1026" style="position:absolute;margin-left:103.5pt;margin-top:23.45pt;width:147.5pt;height:13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" filled="f" strokecolor="#c00000" strokeweight="2.25pt">
                <w10:wrap anchorx="margin"/>
              </v:rect>
            </w:pict>
          </mc:Fallback>
        </mc:AlternateContent>
      </w:r>
      <w:r w:rsidRPr="008A79FF">
        <w:rPr>
          <w:rFonts w:ascii="Segoe UI Light" w:hAnsi="Segoe UI Light" w:cs="Segoe UI Light"/>
          <w:noProof/>
        </w:rPr>
        <w:drawing>
          <wp:inline distT="0" distB="0" distL="0" distR="0" wp14:anchorId="282003B6" wp14:editId="6F3B26D8">
            <wp:extent cx="5943600" cy="3515995"/>
            <wp:effectExtent l="0" t="0" r="0" b="8255"/>
            <wp:docPr id="3202458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45833" name="Picture 1" descr="A screenshot of a computer&#10;&#10;Description automatically generated"/>
                    <pic:cNvPicPr/>
                  </pic:nvPicPr>
                  <pic:blipFill>
                    <a:blip r:embed="rId66"/>
                    <a:stretch>
                      <a:fillRect/>
                    </a:stretch>
                  </pic:blipFill>
                  <pic:spPr>
                    <a:xfrm>
                      <a:off x="0" y="0"/>
                      <a:ext cx="5943600" cy="3515995"/>
                    </a:xfrm>
                    <a:prstGeom prst="rect">
                      <a:avLst/>
                    </a:prstGeom>
                  </pic:spPr>
                </pic:pic>
              </a:graphicData>
            </a:graphic>
          </wp:inline>
        </w:drawing>
      </w:r>
    </w:p>
    <w:p w14:paraId="1414F4DF"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w:t>
      </w:r>
      <w:r w:rsidRPr="0095773A">
        <w:rPr>
          <w:rFonts w:ascii="Segoe UI Light" w:hAnsi="Segoe UI Light" w:cs="Segoe UI Light"/>
          <w:b/>
        </w:rPr>
        <w:t>Save</w:t>
      </w:r>
      <w:r w:rsidRPr="0095773A">
        <w:rPr>
          <w:rFonts w:ascii="Segoe UI Light" w:hAnsi="Segoe UI Light" w:cs="Segoe UI Light"/>
        </w:rPr>
        <w:t xml:space="preserve"> the Flow.</w:t>
      </w:r>
    </w:p>
    <w:p w14:paraId="0302D30D" w14:textId="77777777" w:rsidR="00A23A8C" w:rsidRPr="00EA55C7"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w:t>
      </w:r>
      <w:r w:rsidRPr="0095773A">
        <w:rPr>
          <w:rFonts w:ascii="Segoe UI Light" w:hAnsi="Segoe UI Light" w:cs="Segoe UI Light"/>
          <w:b/>
        </w:rPr>
        <w:t xml:space="preserve">Test </w:t>
      </w:r>
      <w:r w:rsidRPr="0095773A">
        <w:rPr>
          <w:rFonts w:ascii="Segoe UI Light" w:hAnsi="Segoe UI Light" w:cs="Segoe UI Light"/>
        </w:rPr>
        <w:t>the flow using the same method as before – Automatically with the most recent successful trigger.</w:t>
      </w:r>
    </w:p>
    <w:p w14:paraId="1E674A81" w14:textId="77777777" w:rsidR="00A23A8C" w:rsidRPr="007901BC"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4320" behindDoc="0" locked="0" layoutInCell="1" allowOverlap="1" wp14:anchorId="4B4E227B" wp14:editId="0F8DA5D3">
                <wp:simplePos x="0" y="0"/>
                <wp:positionH relativeFrom="margin">
                  <wp:posOffset>457200</wp:posOffset>
                </wp:positionH>
                <wp:positionV relativeFrom="paragraph">
                  <wp:posOffset>809625</wp:posOffset>
                </wp:positionV>
                <wp:extent cx="1885950" cy="790575"/>
                <wp:effectExtent l="19050" t="19050" r="19050" b="28575"/>
                <wp:wrapNone/>
                <wp:docPr id="551" name="Rectangle 551"/>
                <wp:cNvGraphicFramePr/>
                <a:graphic xmlns:a="http://schemas.openxmlformats.org/drawingml/2006/main">
                  <a:graphicData uri="http://schemas.microsoft.com/office/word/2010/wordprocessingShape">
                    <wps:wsp>
                      <wps:cNvSpPr/>
                      <wps:spPr>
                        <a:xfrm>
                          <a:off x="0" y="0"/>
                          <a:ext cx="1885950" cy="7905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033EE" id="Rectangle 551" o:spid="_x0000_s1026" style="position:absolute;margin-left:36pt;margin-top:63.75pt;width:148.5pt;height:62.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81F3AA9" wp14:editId="711A4945">
            <wp:extent cx="2457717" cy="2109788"/>
            <wp:effectExtent l="0" t="0" r="0" b="5080"/>
            <wp:docPr id="549" name="Picture 5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Graphical user interface, text, application&#10;&#10;Description automatically generated"/>
                    <pic:cNvPicPr/>
                  </pic:nvPicPr>
                  <pic:blipFill>
                    <a:blip r:embed="rId60"/>
                    <a:stretch>
                      <a:fillRect/>
                    </a:stretch>
                  </pic:blipFill>
                  <pic:spPr>
                    <a:xfrm>
                      <a:off x="0" y="0"/>
                      <a:ext cx="2466425" cy="2117263"/>
                    </a:xfrm>
                    <a:prstGeom prst="rect">
                      <a:avLst/>
                    </a:prstGeom>
                  </pic:spPr>
                </pic:pic>
              </a:graphicData>
            </a:graphic>
          </wp:inline>
        </w:drawing>
      </w:r>
    </w:p>
    <w:p w14:paraId="7BA1F3DB"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5344" behindDoc="0" locked="0" layoutInCell="1" allowOverlap="1" wp14:anchorId="1879E124" wp14:editId="16BEEC56">
                <wp:simplePos x="0" y="0"/>
                <wp:positionH relativeFrom="margin">
                  <wp:posOffset>500063</wp:posOffset>
                </wp:positionH>
                <wp:positionV relativeFrom="paragraph">
                  <wp:posOffset>168275</wp:posOffset>
                </wp:positionV>
                <wp:extent cx="547687" cy="261938"/>
                <wp:effectExtent l="19050" t="19050" r="24130" b="24130"/>
                <wp:wrapNone/>
                <wp:docPr id="552" name="Rectangle 552"/>
                <wp:cNvGraphicFramePr/>
                <a:graphic xmlns:a="http://schemas.openxmlformats.org/drawingml/2006/main">
                  <a:graphicData uri="http://schemas.microsoft.com/office/word/2010/wordprocessingShape">
                    <wps:wsp>
                      <wps:cNvSpPr/>
                      <wps:spPr>
                        <a:xfrm>
                          <a:off x="0" y="0"/>
                          <a:ext cx="547687" cy="2619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B14AA" id="Rectangle 552" o:spid="_x0000_s1026" style="position:absolute;margin-left:39.4pt;margin-top:13.25pt;width:43.1pt;height:20.6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57D52F2" wp14:editId="23E3CE21">
            <wp:extent cx="1995488" cy="500343"/>
            <wp:effectExtent l="0" t="0" r="5080" b="0"/>
            <wp:docPr id="550" name="Picture 5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550" descr="Graphical user interface, application&#10;&#10;Description automatically generated"/>
                    <pic:cNvPicPr/>
                  </pic:nvPicPr>
                  <pic:blipFill>
                    <a:blip r:embed="rId67"/>
                    <a:stretch>
                      <a:fillRect/>
                    </a:stretch>
                  </pic:blipFill>
                  <pic:spPr>
                    <a:xfrm>
                      <a:off x="0" y="0"/>
                      <a:ext cx="2010649" cy="504145"/>
                    </a:xfrm>
                    <a:prstGeom prst="rect">
                      <a:avLst/>
                    </a:prstGeom>
                  </pic:spPr>
                </pic:pic>
              </a:graphicData>
            </a:graphic>
          </wp:inline>
        </w:drawing>
      </w:r>
    </w:p>
    <w:p w14:paraId="0F1503DC" w14:textId="77777777" w:rsidR="00A23A8C" w:rsidRPr="0095773A" w:rsidRDefault="00A23A8C" w:rsidP="00A23A8C">
      <w:pPr>
        <w:ind w:left="720"/>
        <w:rPr>
          <w:rFonts w:ascii="Segoe UI Light" w:hAnsi="Segoe UI Light" w:cs="Segoe UI Light"/>
        </w:rPr>
      </w:pPr>
    </w:p>
    <w:p w14:paraId="3441C698"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Review the data in the Value.  Expand the </w:t>
      </w:r>
      <w:proofErr w:type="spellStart"/>
      <w:r w:rsidRPr="0095773A">
        <w:rPr>
          <w:rFonts w:ascii="Segoe UI Light" w:hAnsi="Segoe UI Light" w:cs="Segoe UI Light"/>
          <w:b/>
        </w:rPr>
        <w:t>FormatHeader</w:t>
      </w:r>
      <w:proofErr w:type="spellEnd"/>
      <w:r w:rsidRPr="0095773A">
        <w:rPr>
          <w:rFonts w:ascii="Segoe UI Light" w:hAnsi="Segoe UI Light" w:cs="Segoe UI Light"/>
        </w:rPr>
        <w:t xml:space="preserve"> action confirm the data coming back is valid. </w:t>
      </w:r>
    </w:p>
    <w:p w14:paraId="5A6C8D7C" w14:textId="77777777" w:rsidR="00A23A8C" w:rsidRPr="004F3716"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43232" behindDoc="0" locked="0" layoutInCell="1" allowOverlap="1" wp14:anchorId="75679503" wp14:editId="21CC89CE">
                <wp:simplePos x="0" y="0"/>
                <wp:positionH relativeFrom="margin">
                  <wp:posOffset>585470</wp:posOffset>
                </wp:positionH>
                <wp:positionV relativeFrom="paragraph">
                  <wp:posOffset>1282520</wp:posOffset>
                </wp:positionV>
                <wp:extent cx="1971675" cy="956945"/>
                <wp:effectExtent l="19050" t="19050" r="28575" b="14605"/>
                <wp:wrapNone/>
                <wp:docPr id="554" name="Rectangle 554"/>
                <wp:cNvGraphicFramePr/>
                <a:graphic xmlns:a="http://schemas.openxmlformats.org/drawingml/2006/main">
                  <a:graphicData uri="http://schemas.microsoft.com/office/word/2010/wordprocessingShape">
                    <wps:wsp>
                      <wps:cNvSpPr/>
                      <wps:spPr>
                        <a:xfrm>
                          <a:off x="0" y="0"/>
                          <a:ext cx="1971675" cy="95694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1D942" id="Rectangle 554" o:spid="_x0000_s1026" style="position:absolute;margin-left:46.1pt;margin-top:101pt;width:155.25pt;height:75.3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" filled="f" strokecolor="#c00000" strokeweight="2.25pt">
                <w10:wrap anchorx="margin"/>
              </v:rect>
            </w:pict>
          </mc:Fallback>
        </mc:AlternateContent>
      </w:r>
      <w:r w:rsidRPr="00C3640D">
        <w:rPr>
          <w:rFonts w:ascii="Segoe UI Light" w:hAnsi="Segoe UI Light" w:cs="Segoe UI Light"/>
          <w:noProof/>
        </w:rPr>
        <w:drawing>
          <wp:inline distT="0" distB="0" distL="0" distR="0" wp14:anchorId="3ECF6519" wp14:editId="356651F0">
            <wp:extent cx="2916000" cy="2330226"/>
            <wp:effectExtent l="0" t="0" r="0" b="0"/>
            <wp:docPr id="913335602" name="Picture 9133356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5602" name="Picture 1" descr="A screenshot of a computer&#10;&#10;Description automatically generated"/>
                    <pic:cNvPicPr/>
                  </pic:nvPicPr>
                  <pic:blipFill>
                    <a:blip r:embed="rId68"/>
                    <a:stretch>
                      <a:fillRect/>
                    </a:stretch>
                  </pic:blipFill>
                  <pic:spPr>
                    <a:xfrm>
                      <a:off x="0" y="0"/>
                      <a:ext cx="2923582" cy="2336285"/>
                    </a:xfrm>
                    <a:prstGeom prst="rect">
                      <a:avLst/>
                    </a:prstGeom>
                  </pic:spPr>
                </pic:pic>
              </a:graphicData>
            </a:graphic>
          </wp:inline>
        </w:drawing>
      </w:r>
      <w:r w:rsidRPr="004F3716">
        <w:rPr>
          <w:rFonts w:ascii="Segoe UI Light" w:hAnsi="Segoe UI Light" w:cs="Segoe UI Light"/>
        </w:rPr>
        <w:t xml:space="preserve">  </w:t>
      </w:r>
    </w:p>
    <w:p w14:paraId="117CA6D7"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Click on </w:t>
      </w:r>
      <w:r w:rsidRPr="0095773A">
        <w:rPr>
          <w:rFonts w:ascii="Segoe UI Light" w:hAnsi="Segoe UI Light" w:cs="Segoe UI Light"/>
          <w:b/>
        </w:rPr>
        <w:t xml:space="preserve">Edit </w:t>
      </w:r>
      <w:r w:rsidRPr="0095773A">
        <w:rPr>
          <w:rFonts w:ascii="Segoe UI Light" w:hAnsi="Segoe UI Light" w:cs="Segoe UI Light"/>
        </w:rPr>
        <w:t>in the upper right-hand corner.</w:t>
      </w:r>
    </w:p>
    <w:p w14:paraId="761942F2"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4256" behindDoc="0" locked="0" layoutInCell="1" allowOverlap="1" wp14:anchorId="31624692" wp14:editId="223A1579">
                <wp:simplePos x="0" y="0"/>
                <wp:positionH relativeFrom="margin">
                  <wp:posOffset>1014413</wp:posOffset>
                </wp:positionH>
                <wp:positionV relativeFrom="paragraph">
                  <wp:posOffset>19368</wp:posOffset>
                </wp:positionV>
                <wp:extent cx="695325" cy="257175"/>
                <wp:effectExtent l="19050" t="19050" r="28575" b="28575"/>
                <wp:wrapNone/>
                <wp:docPr id="556" name="Rectangle 556"/>
                <wp:cNvGraphicFramePr/>
                <a:graphic xmlns:a="http://schemas.openxmlformats.org/drawingml/2006/main">
                  <a:graphicData uri="http://schemas.microsoft.com/office/word/2010/wordprocessingShape">
                    <wps:wsp>
                      <wps:cNvSpPr/>
                      <wps:spPr>
                        <a:xfrm>
                          <a:off x="0" y="0"/>
                          <a:ext cx="695325"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23FBB" id="Rectangle 556" o:spid="_x0000_s1026" style="position:absolute;margin-left:79.9pt;margin-top:1.55pt;width:54.75pt;height:20.2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95692E8" wp14:editId="794EA0D9">
            <wp:extent cx="1228725" cy="286451"/>
            <wp:effectExtent l="0" t="0" r="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36165" cy="288185"/>
                    </a:xfrm>
                    <a:prstGeom prst="rect">
                      <a:avLst/>
                    </a:prstGeom>
                  </pic:spPr>
                </pic:pic>
              </a:graphicData>
            </a:graphic>
          </wp:inline>
        </w:drawing>
      </w:r>
    </w:p>
    <w:p w14:paraId="422A2AA3" w14:textId="77777777" w:rsidR="00A23A8C"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Next, we will create a variable for the PO Header information that </w:t>
      </w:r>
      <w:r>
        <w:rPr>
          <w:rFonts w:ascii="Segoe UI Light" w:hAnsi="Segoe UI Light" w:cs="Segoe UI Light"/>
        </w:rPr>
        <w:t>will be our final output that we send to Power Apps.  This allows us to make changes to the format of earlier variables and not have to change our final output.</w:t>
      </w:r>
      <w:r w:rsidRPr="0095773A">
        <w:rPr>
          <w:rFonts w:ascii="Segoe UI Light" w:hAnsi="Segoe UI Light" w:cs="Segoe UI Light"/>
        </w:rPr>
        <w:t xml:space="preserve">  Click on </w:t>
      </w:r>
      <w:r w:rsidRPr="0095773A">
        <w:rPr>
          <w:rFonts w:ascii="Segoe UI Light" w:hAnsi="Segoe UI Light" w:cs="Segoe UI Light"/>
          <w:b/>
        </w:rPr>
        <w:t>+ New Step</w:t>
      </w:r>
      <w:r w:rsidRPr="0095773A">
        <w:rPr>
          <w:rFonts w:ascii="Segoe UI Light" w:hAnsi="Segoe UI Light" w:cs="Segoe UI Light"/>
        </w:rPr>
        <w:t xml:space="preserve"> and search for </w:t>
      </w:r>
      <w:r w:rsidRPr="0095773A">
        <w:rPr>
          <w:rFonts w:ascii="Segoe UI Light" w:hAnsi="Segoe UI Light" w:cs="Segoe UI Light"/>
          <w:b/>
        </w:rPr>
        <w:t>Initialize</w:t>
      </w:r>
      <w:r w:rsidRPr="0095773A">
        <w:rPr>
          <w:rFonts w:ascii="Segoe UI Light" w:hAnsi="Segoe UI Light" w:cs="Segoe UI Light"/>
        </w:rPr>
        <w:t xml:space="preserve"> and select </w:t>
      </w:r>
      <w:r w:rsidRPr="0095773A">
        <w:rPr>
          <w:rFonts w:ascii="Segoe UI Light" w:hAnsi="Segoe UI Light" w:cs="Segoe UI Light"/>
          <w:b/>
        </w:rPr>
        <w:t>Initialize Variable</w:t>
      </w:r>
      <w:r w:rsidRPr="0095773A">
        <w:rPr>
          <w:rFonts w:ascii="Segoe UI Light" w:hAnsi="Segoe UI Light" w:cs="Segoe UI Light"/>
        </w:rPr>
        <w:t xml:space="preserve"> action.</w:t>
      </w:r>
    </w:p>
    <w:p w14:paraId="66B27845" w14:textId="77777777" w:rsidR="00A23A8C" w:rsidRPr="0095773A" w:rsidRDefault="00A23A8C" w:rsidP="00A23A8C">
      <w:pPr>
        <w:pStyle w:val="ListParagraph"/>
        <w:rPr>
          <w:rFonts w:ascii="Segoe UI Light" w:hAnsi="Segoe UI Light" w:cs="Segoe UI Light"/>
        </w:rPr>
      </w:pPr>
    </w:p>
    <w:p w14:paraId="67BCCCBA" w14:textId="77777777" w:rsidR="00A23A8C" w:rsidRPr="00B456C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7392" behindDoc="0" locked="0" layoutInCell="1" allowOverlap="1" wp14:anchorId="587DAB7A" wp14:editId="682850E4">
                <wp:simplePos x="0" y="0"/>
                <wp:positionH relativeFrom="margin">
                  <wp:posOffset>642620</wp:posOffset>
                </wp:positionH>
                <wp:positionV relativeFrom="paragraph">
                  <wp:posOffset>2281237</wp:posOffset>
                </wp:positionV>
                <wp:extent cx="1119187" cy="347663"/>
                <wp:effectExtent l="19050" t="19050" r="24130" b="14605"/>
                <wp:wrapNone/>
                <wp:docPr id="559" name="Rectangle 559"/>
                <wp:cNvGraphicFramePr/>
                <a:graphic xmlns:a="http://schemas.openxmlformats.org/drawingml/2006/main">
                  <a:graphicData uri="http://schemas.microsoft.com/office/word/2010/wordprocessingShape">
                    <wps:wsp>
                      <wps:cNvSpPr/>
                      <wps:spPr>
                        <a:xfrm>
                          <a:off x="0" y="0"/>
                          <a:ext cx="1119187" cy="3476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D1149" id="Rectangle 559" o:spid="_x0000_s1026" style="position:absolute;margin-left:50.6pt;margin-top:179.6pt;width:88.1pt;height:27.4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6368" behindDoc="0" locked="0" layoutInCell="1" allowOverlap="1" wp14:anchorId="6DB43868" wp14:editId="35E4D81B">
                <wp:simplePos x="0" y="0"/>
                <wp:positionH relativeFrom="margin">
                  <wp:posOffset>585470</wp:posOffset>
                </wp:positionH>
                <wp:positionV relativeFrom="paragraph">
                  <wp:posOffset>409575</wp:posOffset>
                </wp:positionV>
                <wp:extent cx="695325" cy="257175"/>
                <wp:effectExtent l="19050" t="19050" r="28575" b="28575"/>
                <wp:wrapNone/>
                <wp:docPr id="558" name="Rectangle 558"/>
                <wp:cNvGraphicFramePr/>
                <a:graphic xmlns:a="http://schemas.openxmlformats.org/drawingml/2006/main">
                  <a:graphicData uri="http://schemas.microsoft.com/office/word/2010/wordprocessingShape">
                    <wps:wsp>
                      <wps:cNvSpPr/>
                      <wps:spPr>
                        <a:xfrm>
                          <a:off x="0" y="0"/>
                          <a:ext cx="695325"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7E595" id="Rectangle 558" o:spid="_x0000_s1026" style="position:absolute;margin-left:46.1pt;margin-top:32.25pt;width:54.75pt;height:20.2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743540F" wp14:editId="5CFC8B87">
            <wp:extent cx="4110038" cy="3074230"/>
            <wp:effectExtent l="0" t="0" r="5080" b="0"/>
            <wp:docPr id="557" name="Picture 55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Picture 557" descr="Graphical user interface, text, application, email&#10;&#10;Description automatically generated"/>
                    <pic:cNvPicPr/>
                  </pic:nvPicPr>
                  <pic:blipFill>
                    <a:blip r:embed="rId70"/>
                    <a:stretch>
                      <a:fillRect/>
                    </a:stretch>
                  </pic:blipFill>
                  <pic:spPr>
                    <a:xfrm>
                      <a:off x="0" y="0"/>
                      <a:ext cx="4110038" cy="3074230"/>
                    </a:xfrm>
                    <a:prstGeom prst="rect">
                      <a:avLst/>
                    </a:prstGeom>
                  </pic:spPr>
                </pic:pic>
              </a:graphicData>
            </a:graphic>
          </wp:inline>
        </w:drawing>
      </w:r>
    </w:p>
    <w:p w14:paraId="5106D75B"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Rename the Action.  Click on the </w:t>
      </w:r>
      <w:r w:rsidRPr="0095773A">
        <w:rPr>
          <w:rFonts w:ascii="Segoe UI Light" w:hAnsi="Segoe UI Light" w:cs="Segoe UI Light"/>
          <w:b/>
        </w:rPr>
        <w:t>ellipse (…)</w:t>
      </w:r>
      <w:r w:rsidRPr="0095773A">
        <w:rPr>
          <w:rFonts w:ascii="Segoe UI Light" w:hAnsi="Segoe UI Light" w:cs="Segoe UI Light"/>
        </w:rPr>
        <w:t xml:space="preserve"> and select </w:t>
      </w:r>
      <w:r w:rsidRPr="0095773A">
        <w:rPr>
          <w:rFonts w:ascii="Segoe UI Light" w:hAnsi="Segoe UI Light" w:cs="Segoe UI Light"/>
          <w:b/>
        </w:rPr>
        <w:t>Rename</w:t>
      </w:r>
      <w:r w:rsidRPr="0095773A">
        <w:rPr>
          <w:rFonts w:ascii="Segoe UI Light" w:hAnsi="Segoe UI Light" w:cs="Segoe UI Light"/>
        </w:rPr>
        <w:t xml:space="preserve">.  Rename the action to </w:t>
      </w:r>
      <w:proofErr w:type="spellStart"/>
      <w:r w:rsidRPr="0095773A">
        <w:rPr>
          <w:rFonts w:ascii="Segoe UI Light" w:hAnsi="Segoe UI Light" w:cs="Segoe UI Light"/>
          <w:b/>
        </w:rPr>
        <w:t>FormatOutput</w:t>
      </w:r>
      <w:proofErr w:type="spellEnd"/>
      <w:r w:rsidRPr="0095773A">
        <w:rPr>
          <w:rFonts w:ascii="Segoe UI Light" w:hAnsi="Segoe UI Light" w:cs="Segoe UI Light"/>
          <w:b/>
        </w:rPr>
        <w:t>.</w:t>
      </w:r>
    </w:p>
    <w:p w14:paraId="0E80AB75" w14:textId="77777777" w:rsidR="00A23A8C" w:rsidRPr="00547142"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0464" behindDoc="0" locked="0" layoutInCell="1" allowOverlap="1" wp14:anchorId="5F81B034" wp14:editId="0D51A5E4">
                <wp:simplePos x="0" y="0"/>
                <wp:positionH relativeFrom="margin">
                  <wp:align>right</wp:align>
                </wp:positionH>
                <wp:positionV relativeFrom="paragraph">
                  <wp:posOffset>593725</wp:posOffset>
                </wp:positionV>
                <wp:extent cx="1119187" cy="290513"/>
                <wp:effectExtent l="19050" t="19050" r="24130" b="14605"/>
                <wp:wrapNone/>
                <wp:docPr id="566" name="Rectangle 566"/>
                <wp:cNvGraphicFramePr/>
                <a:graphic xmlns:a="http://schemas.openxmlformats.org/drawingml/2006/main">
                  <a:graphicData uri="http://schemas.microsoft.com/office/word/2010/wordprocessingShape">
                    <wps:wsp>
                      <wps:cNvSpPr/>
                      <wps:spPr>
                        <a:xfrm>
                          <a:off x="0" y="0"/>
                          <a:ext cx="1119187" cy="2905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B5A36" id="Rectangle 566" o:spid="_x0000_s1026" style="position:absolute;margin-left:36.9pt;margin-top:46.75pt;width:88.1pt;height:22.9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1488" behindDoc="0" locked="0" layoutInCell="1" allowOverlap="1" wp14:anchorId="1055DDFE" wp14:editId="49321BA9">
                <wp:simplePos x="0" y="0"/>
                <wp:positionH relativeFrom="margin">
                  <wp:posOffset>4443413</wp:posOffset>
                </wp:positionH>
                <wp:positionV relativeFrom="paragraph">
                  <wp:posOffset>22225</wp:posOffset>
                </wp:positionV>
                <wp:extent cx="357187" cy="347663"/>
                <wp:effectExtent l="19050" t="19050" r="24130" b="14605"/>
                <wp:wrapNone/>
                <wp:docPr id="567" name="Rectangle 567"/>
                <wp:cNvGraphicFramePr/>
                <a:graphic xmlns:a="http://schemas.openxmlformats.org/drawingml/2006/main">
                  <a:graphicData uri="http://schemas.microsoft.com/office/word/2010/wordprocessingShape">
                    <wps:wsp>
                      <wps:cNvSpPr/>
                      <wps:spPr>
                        <a:xfrm>
                          <a:off x="0" y="0"/>
                          <a:ext cx="357187" cy="3476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19348" id="Rectangle 567" o:spid="_x0000_s1026" style="position:absolute;margin-left:349.9pt;margin-top:1.75pt;width:28.1pt;height:27.4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25BF9B0" wp14:editId="3D869FDE">
            <wp:extent cx="5943600" cy="2432050"/>
            <wp:effectExtent l="0" t="0" r="0" b="6350"/>
            <wp:docPr id="565" name="Picture 56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Picture 565" descr="Graphical user interface, text&#10;&#10;Description automatically generated"/>
                    <pic:cNvPicPr/>
                  </pic:nvPicPr>
                  <pic:blipFill>
                    <a:blip r:embed="rId71"/>
                    <a:stretch>
                      <a:fillRect/>
                    </a:stretch>
                  </pic:blipFill>
                  <pic:spPr>
                    <a:xfrm>
                      <a:off x="0" y="0"/>
                      <a:ext cx="5943600" cy="2432050"/>
                    </a:xfrm>
                    <a:prstGeom prst="rect">
                      <a:avLst/>
                    </a:prstGeom>
                  </pic:spPr>
                </pic:pic>
              </a:graphicData>
            </a:graphic>
          </wp:inline>
        </w:drawing>
      </w:r>
    </w:p>
    <w:p w14:paraId="793E6278" w14:textId="77777777" w:rsidR="00A23A8C" w:rsidRPr="00547142" w:rsidRDefault="00A23A8C" w:rsidP="00A23A8C">
      <w:pPr>
        <w:rPr>
          <w:rFonts w:ascii="Segoe UI Light" w:hAnsi="Segoe UI Light" w:cs="Segoe UI Light"/>
        </w:rPr>
      </w:pPr>
    </w:p>
    <w:p w14:paraId="695493EC"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Configure Action.  Type in the following information for the action.</w:t>
      </w:r>
    </w:p>
    <w:p w14:paraId="6CBBA829" w14:textId="77777777" w:rsidR="00A23A8C" w:rsidRPr="0095773A" w:rsidRDefault="00A23A8C" w:rsidP="00A23A8C">
      <w:pPr>
        <w:ind w:left="360"/>
        <w:rPr>
          <w:rFonts w:ascii="Segoe UI Light" w:hAnsi="Segoe UI Light" w:cs="Segoe UI Light"/>
          <w:b/>
        </w:rPr>
      </w:pPr>
      <w:r w:rsidRPr="0095773A">
        <w:rPr>
          <w:rFonts w:ascii="Segoe UI Light" w:hAnsi="Segoe UI Light" w:cs="Segoe UI Light"/>
        </w:rPr>
        <w:t xml:space="preserve">Name:  </w:t>
      </w:r>
      <w:proofErr w:type="spellStart"/>
      <w:r w:rsidRPr="0095773A">
        <w:rPr>
          <w:rFonts w:ascii="Segoe UI Light" w:hAnsi="Segoe UI Light" w:cs="Segoe UI Light"/>
          <w:b/>
        </w:rPr>
        <w:t>vFormatOutput</w:t>
      </w:r>
      <w:proofErr w:type="spellEnd"/>
    </w:p>
    <w:p w14:paraId="762F2E84" w14:textId="77777777" w:rsidR="00A23A8C" w:rsidRPr="0095773A" w:rsidRDefault="00A23A8C" w:rsidP="00A23A8C">
      <w:pPr>
        <w:ind w:left="360"/>
        <w:rPr>
          <w:rFonts w:ascii="Segoe UI Light" w:hAnsi="Segoe UI Light" w:cs="Segoe UI Light"/>
          <w:b/>
        </w:rPr>
      </w:pPr>
      <w:r w:rsidRPr="0095773A">
        <w:rPr>
          <w:rFonts w:ascii="Segoe UI Light" w:hAnsi="Segoe UI Light" w:cs="Segoe UI Light"/>
        </w:rPr>
        <w:t xml:space="preserve">Type: </w:t>
      </w:r>
      <w:r w:rsidRPr="0095773A">
        <w:rPr>
          <w:rFonts w:ascii="Segoe UI Light" w:hAnsi="Segoe UI Light" w:cs="Segoe UI Light"/>
          <w:b/>
        </w:rPr>
        <w:t>Object</w:t>
      </w:r>
    </w:p>
    <w:p w14:paraId="0B188773" w14:textId="77777777" w:rsidR="00A23A8C" w:rsidRPr="0095773A" w:rsidRDefault="00A23A8C" w:rsidP="00A23A8C">
      <w:pPr>
        <w:ind w:left="360"/>
        <w:rPr>
          <w:rFonts w:ascii="Segoe UI Light" w:hAnsi="Segoe UI Light" w:cs="Segoe UI Light"/>
        </w:rPr>
      </w:pPr>
      <w:r w:rsidRPr="0095773A">
        <w:rPr>
          <w:rFonts w:ascii="Segoe UI Light" w:hAnsi="Segoe UI Light" w:cs="Segoe UI Light"/>
        </w:rPr>
        <w:t xml:space="preserve">Value:  Type in the information below with the highlighted text being selected from Dynamic Content.  </w:t>
      </w:r>
    </w:p>
    <w:p w14:paraId="4711063E" w14:textId="77777777" w:rsidR="00A23A8C" w:rsidRPr="0095773A" w:rsidRDefault="00A23A8C" w:rsidP="00A23A8C">
      <w:pPr>
        <w:ind w:left="360"/>
        <w:rPr>
          <w:rFonts w:ascii="Segoe UI Light" w:hAnsi="Segoe UI Light" w:cs="Segoe UI Light"/>
        </w:rPr>
      </w:pPr>
      <w:r w:rsidRPr="0095773A">
        <w:rPr>
          <w:rFonts w:ascii="Segoe UI Light" w:hAnsi="Segoe UI Light" w:cs="Segoe UI Light"/>
        </w:rPr>
        <w:t>{</w:t>
      </w:r>
    </w:p>
    <w:p w14:paraId="73294C97" w14:textId="77777777" w:rsidR="00A23A8C" w:rsidRPr="00333ECD" w:rsidRDefault="00A23A8C" w:rsidP="00A23A8C">
      <w:pPr>
        <w:ind w:left="360"/>
        <w:rPr>
          <w:rFonts w:ascii="Segoe UI Light" w:hAnsi="Segoe UI Light" w:cs="Segoe UI Light"/>
        </w:rPr>
      </w:pPr>
      <w:r w:rsidRPr="0095773A">
        <w:rPr>
          <w:rFonts w:ascii="Segoe UI Light" w:hAnsi="Segoe UI Light" w:cs="Segoe UI Light"/>
        </w:rPr>
        <w:t xml:space="preserve">"Header": </w:t>
      </w:r>
      <w:proofErr w:type="spellStart"/>
      <w:r w:rsidRPr="0095773A">
        <w:rPr>
          <w:rFonts w:ascii="Segoe UI Light" w:hAnsi="Segoe UI Light" w:cs="Segoe UI Light"/>
          <w:highlight w:val="yellow"/>
        </w:rPr>
        <w:t>vFormatHeader</w:t>
      </w:r>
      <w:proofErr w:type="spellEnd"/>
    </w:p>
    <w:p w14:paraId="126C356B" w14:textId="77777777" w:rsidR="00A23A8C" w:rsidRPr="0095773A" w:rsidRDefault="00A23A8C" w:rsidP="00A23A8C">
      <w:pPr>
        <w:ind w:left="360"/>
        <w:rPr>
          <w:rFonts w:ascii="Segoe UI Light" w:hAnsi="Segoe UI Light" w:cs="Segoe UI Light"/>
        </w:rPr>
      </w:pPr>
      <w:r w:rsidRPr="0095773A">
        <w:rPr>
          <w:rFonts w:ascii="Segoe UI Light" w:hAnsi="Segoe UI Light" w:cs="Segoe UI Light"/>
        </w:rPr>
        <w:t>}</w:t>
      </w:r>
    </w:p>
    <w:p w14:paraId="5C4A0763" w14:textId="77777777" w:rsidR="00A23A8C" w:rsidRPr="0095773A" w:rsidRDefault="00A23A8C" w:rsidP="00A23A8C">
      <w:pPr>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2512" behindDoc="0" locked="0" layoutInCell="1" allowOverlap="1" wp14:anchorId="70AFD3B3" wp14:editId="245961E1">
                <wp:simplePos x="0" y="0"/>
                <wp:positionH relativeFrom="margin">
                  <wp:posOffset>4029075</wp:posOffset>
                </wp:positionH>
                <wp:positionV relativeFrom="paragraph">
                  <wp:posOffset>2055813</wp:posOffset>
                </wp:positionV>
                <wp:extent cx="1119187" cy="290513"/>
                <wp:effectExtent l="19050" t="19050" r="24130" b="14605"/>
                <wp:wrapNone/>
                <wp:docPr id="569" name="Rectangle 569"/>
                <wp:cNvGraphicFramePr/>
                <a:graphic xmlns:a="http://schemas.openxmlformats.org/drawingml/2006/main">
                  <a:graphicData uri="http://schemas.microsoft.com/office/word/2010/wordprocessingShape">
                    <wps:wsp>
                      <wps:cNvSpPr/>
                      <wps:spPr>
                        <a:xfrm>
                          <a:off x="0" y="0"/>
                          <a:ext cx="1119187" cy="2905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2D866" id="Rectangle 569" o:spid="_x0000_s1026" style="position:absolute;margin-left:317.25pt;margin-top:161.9pt;width:88.1pt;height:22.9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3536" behindDoc="0" locked="0" layoutInCell="1" allowOverlap="1" wp14:anchorId="140CC54A" wp14:editId="48F96579">
                <wp:simplePos x="0" y="0"/>
                <wp:positionH relativeFrom="margin">
                  <wp:posOffset>1609725</wp:posOffset>
                </wp:positionH>
                <wp:positionV relativeFrom="paragraph">
                  <wp:posOffset>235585</wp:posOffset>
                </wp:positionV>
                <wp:extent cx="2266950" cy="981075"/>
                <wp:effectExtent l="19050" t="19050" r="19050" b="28575"/>
                <wp:wrapNone/>
                <wp:docPr id="570" name="Rectangle 570"/>
                <wp:cNvGraphicFramePr/>
                <a:graphic xmlns:a="http://schemas.openxmlformats.org/drawingml/2006/main">
                  <a:graphicData uri="http://schemas.microsoft.com/office/word/2010/wordprocessingShape">
                    <wps:wsp>
                      <wps:cNvSpPr/>
                      <wps:spPr>
                        <a:xfrm>
                          <a:off x="0" y="0"/>
                          <a:ext cx="2266950" cy="981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79DF8" id="Rectangle 570" o:spid="_x0000_s1026" style="position:absolute;margin-left:126.75pt;margin-top:18.55pt;width:178.5pt;height:77.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2B6B8A3" wp14:editId="56D60B59">
            <wp:extent cx="5100637" cy="2375938"/>
            <wp:effectExtent l="0" t="0" r="5080" b="5715"/>
            <wp:docPr id="568" name="Picture 56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Picture 568" descr="Graphical user interface, text, application&#10;&#10;Description automatically generated"/>
                    <pic:cNvPicPr/>
                  </pic:nvPicPr>
                  <pic:blipFill>
                    <a:blip r:embed="rId72"/>
                    <a:stretch>
                      <a:fillRect/>
                    </a:stretch>
                  </pic:blipFill>
                  <pic:spPr>
                    <a:xfrm>
                      <a:off x="0" y="0"/>
                      <a:ext cx="5107598" cy="2379181"/>
                    </a:xfrm>
                    <a:prstGeom prst="rect">
                      <a:avLst/>
                    </a:prstGeom>
                  </pic:spPr>
                </pic:pic>
              </a:graphicData>
            </a:graphic>
          </wp:inline>
        </w:drawing>
      </w:r>
    </w:p>
    <w:p w14:paraId="1F0A3FAD" w14:textId="77777777" w:rsidR="00A23A8C" w:rsidRPr="00EA55C7"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b/>
        </w:rPr>
        <w:lastRenderedPageBreak/>
        <w:t>Save</w:t>
      </w:r>
      <w:r w:rsidRPr="0095773A">
        <w:rPr>
          <w:rFonts w:ascii="Segoe UI Light" w:hAnsi="Segoe UI Light" w:cs="Segoe UI Light"/>
        </w:rPr>
        <w:t xml:space="preserve"> and then </w:t>
      </w:r>
      <w:r w:rsidRPr="0095773A">
        <w:rPr>
          <w:rFonts w:ascii="Segoe UI Light" w:hAnsi="Segoe UI Light" w:cs="Segoe UI Light"/>
          <w:b/>
        </w:rPr>
        <w:t>test</w:t>
      </w:r>
      <w:r w:rsidRPr="0095773A">
        <w:rPr>
          <w:rFonts w:ascii="Segoe UI Light" w:hAnsi="Segoe UI Light" w:cs="Segoe UI Light"/>
        </w:rPr>
        <w:t xml:space="preserve"> the flow using the same method as before – Automatically with the most recent successful trigger.</w:t>
      </w:r>
    </w:p>
    <w:p w14:paraId="67399A19" w14:textId="77777777" w:rsidR="00A23A8C" w:rsidRPr="007901BC"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8416" behindDoc="0" locked="0" layoutInCell="1" allowOverlap="1" wp14:anchorId="6C7E2FC5" wp14:editId="3FFB7B9F">
                <wp:simplePos x="0" y="0"/>
                <wp:positionH relativeFrom="margin">
                  <wp:posOffset>457200</wp:posOffset>
                </wp:positionH>
                <wp:positionV relativeFrom="paragraph">
                  <wp:posOffset>809625</wp:posOffset>
                </wp:positionV>
                <wp:extent cx="1885950" cy="790575"/>
                <wp:effectExtent l="19050" t="19050" r="19050" b="28575"/>
                <wp:wrapNone/>
                <wp:docPr id="561" name="Rectangle 561"/>
                <wp:cNvGraphicFramePr/>
                <a:graphic xmlns:a="http://schemas.openxmlformats.org/drawingml/2006/main">
                  <a:graphicData uri="http://schemas.microsoft.com/office/word/2010/wordprocessingShape">
                    <wps:wsp>
                      <wps:cNvSpPr/>
                      <wps:spPr>
                        <a:xfrm>
                          <a:off x="0" y="0"/>
                          <a:ext cx="1885950" cy="7905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C2B9A" id="Rectangle 561" o:spid="_x0000_s1026" style="position:absolute;margin-left:36pt;margin-top:63.75pt;width:148.5pt;height:62.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2DC261B3" wp14:editId="152AC8D3">
            <wp:extent cx="2457717" cy="2109788"/>
            <wp:effectExtent l="0" t="0" r="0" b="5080"/>
            <wp:docPr id="563" name="Picture 56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Graphical user interface, text, application&#10;&#10;Description automatically generated"/>
                    <pic:cNvPicPr/>
                  </pic:nvPicPr>
                  <pic:blipFill>
                    <a:blip r:embed="rId60"/>
                    <a:stretch>
                      <a:fillRect/>
                    </a:stretch>
                  </pic:blipFill>
                  <pic:spPr>
                    <a:xfrm>
                      <a:off x="0" y="0"/>
                      <a:ext cx="2466425" cy="2117263"/>
                    </a:xfrm>
                    <a:prstGeom prst="rect">
                      <a:avLst/>
                    </a:prstGeom>
                  </pic:spPr>
                </pic:pic>
              </a:graphicData>
            </a:graphic>
          </wp:inline>
        </w:drawing>
      </w:r>
    </w:p>
    <w:p w14:paraId="27D9B183"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9440" behindDoc="0" locked="0" layoutInCell="1" allowOverlap="1" wp14:anchorId="2567145B" wp14:editId="7E84A864">
                <wp:simplePos x="0" y="0"/>
                <wp:positionH relativeFrom="margin">
                  <wp:posOffset>500063</wp:posOffset>
                </wp:positionH>
                <wp:positionV relativeFrom="paragraph">
                  <wp:posOffset>168275</wp:posOffset>
                </wp:positionV>
                <wp:extent cx="547687" cy="261938"/>
                <wp:effectExtent l="19050" t="19050" r="24130" b="24130"/>
                <wp:wrapNone/>
                <wp:docPr id="562" name="Rectangle 562"/>
                <wp:cNvGraphicFramePr/>
                <a:graphic xmlns:a="http://schemas.openxmlformats.org/drawingml/2006/main">
                  <a:graphicData uri="http://schemas.microsoft.com/office/word/2010/wordprocessingShape">
                    <wps:wsp>
                      <wps:cNvSpPr/>
                      <wps:spPr>
                        <a:xfrm>
                          <a:off x="0" y="0"/>
                          <a:ext cx="547687" cy="2619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4109D" id="Rectangle 562" o:spid="_x0000_s1026" style="position:absolute;margin-left:39.4pt;margin-top:13.25pt;width:43.1pt;height:20.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23D1384" wp14:editId="3C228D4A">
            <wp:extent cx="1995488" cy="500343"/>
            <wp:effectExtent l="0" t="0" r="5080" b="0"/>
            <wp:docPr id="564" name="Picture 56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550" descr="Graphical user interface, application&#10;&#10;Description automatically generated"/>
                    <pic:cNvPicPr/>
                  </pic:nvPicPr>
                  <pic:blipFill>
                    <a:blip r:embed="rId67"/>
                    <a:stretch>
                      <a:fillRect/>
                    </a:stretch>
                  </pic:blipFill>
                  <pic:spPr>
                    <a:xfrm>
                      <a:off x="0" y="0"/>
                      <a:ext cx="2010649" cy="504145"/>
                    </a:xfrm>
                    <a:prstGeom prst="rect">
                      <a:avLst/>
                    </a:prstGeom>
                  </pic:spPr>
                </pic:pic>
              </a:graphicData>
            </a:graphic>
          </wp:inline>
        </w:drawing>
      </w:r>
    </w:p>
    <w:p w14:paraId="657BAECD" w14:textId="77777777" w:rsidR="00A23A8C" w:rsidRPr="0095773A" w:rsidRDefault="00A23A8C" w:rsidP="00A23A8C">
      <w:pPr>
        <w:ind w:left="720"/>
        <w:rPr>
          <w:rFonts w:ascii="Segoe UI Light" w:hAnsi="Segoe UI Light" w:cs="Segoe UI Light"/>
        </w:rPr>
      </w:pPr>
    </w:p>
    <w:p w14:paraId="54EDE1DC" w14:textId="77777777" w:rsidR="00A23A8C" w:rsidRPr="0095773A" w:rsidRDefault="00A23A8C" w:rsidP="00A23A8C">
      <w:pPr>
        <w:pStyle w:val="ListParagraph"/>
        <w:numPr>
          <w:ilvl w:val="0"/>
          <w:numId w:val="6"/>
        </w:numPr>
        <w:spacing w:line="259" w:lineRule="auto"/>
        <w:rPr>
          <w:rFonts w:ascii="Segoe UI Light" w:hAnsi="Segoe UI Light" w:cs="Segoe UI Light"/>
        </w:rPr>
      </w:pPr>
      <w:r>
        <w:rPr>
          <w:rFonts w:ascii="Segoe UI Light" w:hAnsi="Segoe UI Light" w:cs="Segoe UI Light"/>
          <w:bCs/>
        </w:rPr>
        <w:t xml:space="preserve">Review the data and copy the schema.  </w:t>
      </w:r>
      <w:r w:rsidRPr="0095773A">
        <w:rPr>
          <w:rFonts w:ascii="Segoe UI Light" w:hAnsi="Segoe UI Light" w:cs="Segoe UI Light"/>
          <w:b/>
        </w:rPr>
        <w:t>Expand</w:t>
      </w:r>
      <w:r w:rsidRPr="0095773A">
        <w:rPr>
          <w:rFonts w:ascii="Segoe UI Light" w:hAnsi="Segoe UI Light" w:cs="Segoe UI Light"/>
        </w:rPr>
        <w:t xml:space="preserve">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action and type </w:t>
      </w:r>
      <w:r w:rsidRPr="0095773A">
        <w:rPr>
          <w:rFonts w:ascii="Segoe UI Light" w:hAnsi="Segoe UI Light" w:cs="Segoe UI Light"/>
          <w:b/>
        </w:rPr>
        <w:t>Ctrl-A</w:t>
      </w:r>
      <w:r w:rsidRPr="0095773A">
        <w:rPr>
          <w:rFonts w:ascii="Segoe UI Light" w:hAnsi="Segoe UI Light" w:cs="Segoe UI Light"/>
        </w:rPr>
        <w:t xml:space="preserve"> to select all the data and then </w:t>
      </w:r>
      <w:r w:rsidRPr="0095773A">
        <w:rPr>
          <w:rFonts w:ascii="Segoe UI Light" w:hAnsi="Segoe UI Light" w:cs="Segoe UI Light"/>
          <w:b/>
        </w:rPr>
        <w:t>Ctrl-C</w:t>
      </w:r>
      <w:r w:rsidRPr="0095773A">
        <w:rPr>
          <w:rFonts w:ascii="Segoe UI Light" w:hAnsi="Segoe UI Light" w:cs="Segoe UI Light"/>
        </w:rPr>
        <w:t xml:space="preserve"> to copy the data from the </w:t>
      </w:r>
      <w:r w:rsidRPr="0095773A">
        <w:rPr>
          <w:rFonts w:ascii="Segoe UI Light" w:hAnsi="Segoe UI Light" w:cs="Segoe UI Light"/>
          <w:b/>
        </w:rPr>
        <w:t>Value</w:t>
      </w:r>
      <w:r w:rsidRPr="0095773A">
        <w:rPr>
          <w:rFonts w:ascii="Segoe UI Light" w:hAnsi="Segoe UI Light" w:cs="Segoe UI Light"/>
        </w:rPr>
        <w:t xml:space="preserve"> field.</w:t>
      </w:r>
      <w:r>
        <w:rPr>
          <w:rFonts w:ascii="Segoe UI Light" w:hAnsi="Segoe UI Light" w:cs="Segoe UI Light"/>
        </w:rPr>
        <w:t xml:space="preserve">  We will use this schema for our next action.  </w:t>
      </w:r>
    </w:p>
    <w:p w14:paraId="44FEAAA2" w14:textId="77777777" w:rsidR="00A23A8C"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4560" behindDoc="0" locked="0" layoutInCell="1" allowOverlap="1" wp14:anchorId="14931DA9" wp14:editId="6AE5A4B3">
                <wp:simplePos x="0" y="0"/>
                <wp:positionH relativeFrom="margin">
                  <wp:posOffset>685800</wp:posOffset>
                </wp:positionH>
                <wp:positionV relativeFrom="paragraph">
                  <wp:posOffset>1727200</wp:posOffset>
                </wp:positionV>
                <wp:extent cx="2432050" cy="1136650"/>
                <wp:effectExtent l="19050" t="19050" r="25400" b="25400"/>
                <wp:wrapNone/>
                <wp:docPr id="572" name="Rectangle 572"/>
                <wp:cNvGraphicFramePr/>
                <a:graphic xmlns:a="http://schemas.openxmlformats.org/drawingml/2006/main">
                  <a:graphicData uri="http://schemas.microsoft.com/office/word/2010/wordprocessingShape">
                    <wps:wsp>
                      <wps:cNvSpPr/>
                      <wps:spPr>
                        <a:xfrm>
                          <a:off x="0" y="0"/>
                          <a:ext cx="2432050" cy="1136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7195A" id="Rectangle 572" o:spid="_x0000_s1026" style="position:absolute;margin-left:54pt;margin-top:136pt;width:191.5pt;height:89.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" filled="f" strokecolor="#c00000" strokeweight="2.25pt">
                <w10:wrap anchorx="margin"/>
              </v:rect>
            </w:pict>
          </mc:Fallback>
        </mc:AlternateContent>
      </w:r>
      <w:r w:rsidRPr="008430B4">
        <w:rPr>
          <w:rFonts w:ascii="Segoe UI Light" w:hAnsi="Segoe UI Light" w:cs="Segoe UI Light"/>
          <w:noProof/>
        </w:rPr>
        <w:drawing>
          <wp:inline distT="0" distB="0" distL="0" distR="0" wp14:anchorId="06EC4BBC" wp14:editId="32222392">
            <wp:extent cx="3911801" cy="3130711"/>
            <wp:effectExtent l="0" t="0" r="0" b="0"/>
            <wp:docPr id="1742808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08208" name="Picture 1" descr="A screenshot of a computer&#10;&#10;Description automatically generated"/>
                    <pic:cNvPicPr/>
                  </pic:nvPicPr>
                  <pic:blipFill>
                    <a:blip r:embed="rId73"/>
                    <a:stretch>
                      <a:fillRect/>
                    </a:stretch>
                  </pic:blipFill>
                  <pic:spPr>
                    <a:xfrm>
                      <a:off x="0" y="0"/>
                      <a:ext cx="3911801" cy="3130711"/>
                    </a:xfrm>
                    <a:prstGeom prst="rect">
                      <a:avLst/>
                    </a:prstGeom>
                  </pic:spPr>
                </pic:pic>
              </a:graphicData>
            </a:graphic>
          </wp:inline>
        </w:drawing>
      </w:r>
      <w:r w:rsidRPr="0095773A">
        <w:rPr>
          <w:rFonts w:ascii="Segoe UI Light" w:hAnsi="Segoe UI Light" w:cs="Segoe UI Light"/>
        </w:rPr>
        <w:t xml:space="preserve"> </w:t>
      </w:r>
    </w:p>
    <w:p w14:paraId="78E4F066" w14:textId="77777777" w:rsidR="00A23A8C" w:rsidRPr="00172C92" w:rsidRDefault="00A23A8C" w:rsidP="00A23A8C">
      <w:pPr>
        <w:pStyle w:val="ListParagraph"/>
        <w:numPr>
          <w:ilvl w:val="0"/>
          <w:numId w:val="6"/>
        </w:numPr>
        <w:spacing w:line="259" w:lineRule="auto"/>
        <w:rPr>
          <w:rFonts w:ascii="Segoe UI Light" w:hAnsi="Segoe UI Light" w:cs="Segoe UI Light"/>
        </w:rPr>
      </w:pPr>
      <w:r>
        <w:rPr>
          <w:rFonts w:ascii="Segoe UI Light" w:hAnsi="Segoe UI Light" w:cs="Segoe UI Light"/>
        </w:rPr>
        <w:t xml:space="preserve"> </w:t>
      </w:r>
      <w:r w:rsidRPr="00172C92">
        <w:rPr>
          <w:rFonts w:ascii="Segoe UI Light" w:hAnsi="Segoe UI Light" w:cs="Segoe UI Light"/>
        </w:rPr>
        <w:t xml:space="preserve">Add a new action to build out the data format to be returned to Power </w:t>
      </w:r>
      <w:proofErr w:type="gramStart"/>
      <w:r w:rsidRPr="00172C92">
        <w:rPr>
          <w:rFonts w:ascii="Segoe UI Light" w:hAnsi="Segoe UI Light" w:cs="Segoe UI Light"/>
        </w:rPr>
        <w:t>Apps .</w:t>
      </w:r>
      <w:proofErr w:type="gramEnd"/>
      <w:r w:rsidRPr="00172C92">
        <w:rPr>
          <w:rFonts w:ascii="Segoe UI Light" w:hAnsi="Segoe UI Light" w:cs="Segoe UI Light"/>
        </w:rPr>
        <w:t xml:space="preserve">  Click on </w:t>
      </w:r>
      <w:r w:rsidRPr="00172C92">
        <w:rPr>
          <w:rFonts w:ascii="Segoe UI Light" w:hAnsi="Segoe UI Light" w:cs="Segoe UI Light"/>
          <w:b/>
        </w:rPr>
        <w:t>Edit</w:t>
      </w:r>
      <w:r w:rsidRPr="00172C92">
        <w:rPr>
          <w:rFonts w:ascii="Segoe UI Light" w:hAnsi="Segoe UI Light" w:cs="Segoe UI Light"/>
        </w:rPr>
        <w:t xml:space="preserve"> and </w:t>
      </w:r>
      <w:r w:rsidRPr="00172C92">
        <w:rPr>
          <w:rFonts w:ascii="Segoe UI Light" w:hAnsi="Segoe UI Light" w:cs="Segoe UI Light"/>
          <w:b/>
        </w:rPr>
        <w:t>+ New Step</w:t>
      </w:r>
      <w:r w:rsidRPr="00172C92">
        <w:rPr>
          <w:rFonts w:ascii="Segoe UI Light" w:hAnsi="Segoe UI Light" w:cs="Segoe UI Light"/>
        </w:rPr>
        <w:t xml:space="preserve">.  Search for </w:t>
      </w:r>
      <w:r w:rsidRPr="00172C92">
        <w:rPr>
          <w:rFonts w:ascii="Segoe UI Light" w:hAnsi="Segoe UI Light" w:cs="Segoe UI Light"/>
          <w:b/>
        </w:rPr>
        <w:t>Response</w:t>
      </w:r>
      <w:r w:rsidRPr="00172C92">
        <w:rPr>
          <w:rFonts w:ascii="Segoe UI Light" w:hAnsi="Segoe UI Light" w:cs="Segoe UI Light"/>
        </w:rPr>
        <w:t xml:space="preserve"> and select </w:t>
      </w:r>
      <w:r w:rsidRPr="00172C92">
        <w:rPr>
          <w:rFonts w:ascii="Segoe UI Light" w:hAnsi="Segoe UI Light" w:cs="Segoe UI Light"/>
          <w:b/>
        </w:rPr>
        <w:t xml:space="preserve">Response </w:t>
      </w:r>
      <w:proofErr w:type="gramStart"/>
      <w:r w:rsidRPr="00172C92">
        <w:rPr>
          <w:rFonts w:ascii="Segoe UI Light" w:hAnsi="Segoe UI Light" w:cs="Segoe UI Light"/>
          <w:b/>
        </w:rPr>
        <w:t>( Request</w:t>
      </w:r>
      <w:proofErr w:type="gramEnd"/>
      <w:r w:rsidRPr="00172C92">
        <w:rPr>
          <w:rFonts w:ascii="Segoe UI Light" w:hAnsi="Segoe UI Light" w:cs="Segoe UI Light"/>
          <w:b/>
        </w:rPr>
        <w:t xml:space="preserve"> )</w:t>
      </w:r>
      <w:r w:rsidRPr="00172C92">
        <w:rPr>
          <w:rFonts w:ascii="Segoe UI Light" w:hAnsi="Segoe UI Light" w:cs="Segoe UI Light"/>
        </w:rPr>
        <w:t xml:space="preserve">.  </w:t>
      </w:r>
    </w:p>
    <w:p w14:paraId="01E77A4F"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6608" behindDoc="0" locked="0" layoutInCell="1" allowOverlap="1" wp14:anchorId="62BB5B53" wp14:editId="48AB5D56">
                <wp:simplePos x="0" y="0"/>
                <wp:positionH relativeFrom="margin">
                  <wp:posOffset>641350</wp:posOffset>
                </wp:positionH>
                <wp:positionV relativeFrom="paragraph">
                  <wp:posOffset>3274060</wp:posOffset>
                </wp:positionV>
                <wp:extent cx="1504950" cy="400050"/>
                <wp:effectExtent l="19050" t="19050" r="19050" b="19050"/>
                <wp:wrapNone/>
                <wp:docPr id="575" name="Rectangle 575"/>
                <wp:cNvGraphicFramePr/>
                <a:graphic xmlns:a="http://schemas.openxmlformats.org/drawingml/2006/main">
                  <a:graphicData uri="http://schemas.microsoft.com/office/word/2010/wordprocessingShape">
                    <wps:wsp>
                      <wps:cNvSpPr/>
                      <wps:spPr>
                        <a:xfrm>
                          <a:off x="0" y="0"/>
                          <a:ext cx="1504950" cy="400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C06AE" id="Rectangle 575" o:spid="_x0000_s1026" style="position:absolute;margin-left:50.5pt;margin-top:257.8pt;width:118.5pt;height:31.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5584" behindDoc="0" locked="0" layoutInCell="1" allowOverlap="1" wp14:anchorId="71289271" wp14:editId="3C86EFF6">
                <wp:simplePos x="0" y="0"/>
                <wp:positionH relativeFrom="margin">
                  <wp:posOffset>590550</wp:posOffset>
                </wp:positionH>
                <wp:positionV relativeFrom="paragraph">
                  <wp:posOffset>461011</wp:posOffset>
                </wp:positionV>
                <wp:extent cx="800100" cy="203200"/>
                <wp:effectExtent l="19050" t="19050" r="19050" b="25400"/>
                <wp:wrapNone/>
                <wp:docPr id="574" name="Rectangle 574"/>
                <wp:cNvGraphicFramePr/>
                <a:graphic xmlns:a="http://schemas.openxmlformats.org/drawingml/2006/main">
                  <a:graphicData uri="http://schemas.microsoft.com/office/word/2010/wordprocessingShape">
                    <wps:wsp>
                      <wps:cNvSpPr/>
                      <wps:spPr>
                        <a:xfrm>
                          <a:off x="0" y="0"/>
                          <a:ext cx="800100" cy="203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3844D" id="Rectangle 574" o:spid="_x0000_s1026" style="position:absolute;margin-left:46.5pt;margin-top:36.3pt;width:63pt;height:16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1FB09466" wp14:editId="5439D356">
            <wp:extent cx="4461208" cy="4052993"/>
            <wp:effectExtent l="0" t="0" r="0" b="5080"/>
            <wp:docPr id="573" name="Picture 57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Picture 573" descr="Graphical user interface, text, application&#10;&#10;Description automatically generated"/>
                    <pic:cNvPicPr/>
                  </pic:nvPicPr>
                  <pic:blipFill>
                    <a:blip r:embed="rId74"/>
                    <a:stretch>
                      <a:fillRect/>
                    </a:stretch>
                  </pic:blipFill>
                  <pic:spPr>
                    <a:xfrm>
                      <a:off x="0" y="0"/>
                      <a:ext cx="4461208" cy="4052993"/>
                    </a:xfrm>
                    <a:prstGeom prst="rect">
                      <a:avLst/>
                    </a:prstGeom>
                  </pic:spPr>
                </pic:pic>
              </a:graphicData>
            </a:graphic>
          </wp:inline>
        </w:drawing>
      </w:r>
    </w:p>
    <w:p w14:paraId="284BE8EA" w14:textId="77777777" w:rsidR="00A23A8C" w:rsidRPr="0095773A" w:rsidRDefault="00A23A8C" w:rsidP="00A23A8C">
      <w:pPr>
        <w:ind w:left="720"/>
        <w:rPr>
          <w:rFonts w:ascii="Segoe UI Light" w:hAnsi="Segoe UI Light" w:cs="Segoe UI Light"/>
        </w:rPr>
      </w:pPr>
    </w:p>
    <w:p w14:paraId="0333260A" w14:textId="77777777" w:rsidR="00A23A8C" w:rsidRPr="008122D8"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 Configure the Response.  For the </w:t>
      </w:r>
      <w:r w:rsidRPr="0095773A">
        <w:rPr>
          <w:rFonts w:ascii="Segoe UI Light" w:hAnsi="Segoe UI Light" w:cs="Segoe UI Light"/>
          <w:b/>
        </w:rPr>
        <w:t>Body</w:t>
      </w:r>
      <w:r w:rsidRPr="0095773A">
        <w:rPr>
          <w:rFonts w:ascii="Segoe UI Light" w:hAnsi="Segoe UI Light" w:cs="Segoe UI Light"/>
        </w:rPr>
        <w:t xml:space="preserve">, search for </w:t>
      </w:r>
      <w:r w:rsidRPr="00E12483">
        <w:rPr>
          <w:rFonts w:ascii="Segoe UI Light" w:hAnsi="Segoe UI Light" w:cs="Segoe UI Light"/>
          <w:b/>
          <w:bCs/>
        </w:rPr>
        <w:t>output</w:t>
      </w:r>
      <w:r w:rsidRPr="0095773A">
        <w:rPr>
          <w:rFonts w:ascii="Segoe UI Light" w:hAnsi="Segoe UI Light" w:cs="Segoe UI Light"/>
        </w:rPr>
        <w:t xml:space="preserve"> in Dynamic Content and select </w:t>
      </w:r>
      <w:proofErr w:type="spellStart"/>
      <w:r w:rsidRPr="0095773A">
        <w:rPr>
          <w:rFonts w:ascii="Segoe UI Light" w:hAnsi="Segoe UI Light" w:cs="Segoe UI Light"/>
          <w:b/>
        </w:rPr>
        <w:t>vFormatOutput</w:t>
      </w:r>
      <w:proofErr w:type="spellEnd"/>
      <w:r w:rsidRPr="0095773A">
        <w:rPr>
          <w:rFonts w:ascii="Segoe UI Light" w:hAnsi="Segoe UI Light" w:cs="Segoe UI Light"/>
          <w:b/>
        </w:rPr>
        <w:t xml:space="preserve"> </w:t>
      </w:r>
      <w:r w:rsidRPr="0095773A">
        <w:rPr>
          <w:rFonts w:ascii="Segoe UI Light" w:hAnsi="Segoe UI Light" w:cs="Segoe UI Light"/>
        </w:rPr>
        <w:t>and then click on</w:t>
      </w:r>
      <w:r w:rsidRPr="0095773A">
        <w:rPr>
          <w:rFonts w:ascii="Segoe UI Light" w:hAnsi="Segoe UI Light" w:cs="Segoe UI Light"/>
          <w:b/>
        </w:rPr>
        <w:t xml:space="preserve"> Show advanced options. </w:t>
      </w:r>
    </w:p>
    <w:p w14:paraId="5C470D9F" w14:textId="77777777" w:rsidR="00A23A8C" w:rsidRPr="0095773A"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9680" behindDoc="0" locked="0" layoutInCell="1" allowOverlap="1" wp14:anchorId="496D729E" wp14:editId="06D2F237">
                <wp:simplePos x="0" y="0"/>
                <wp:positionH relativeFrom="margin">
                  <wp:posOffset>476250</wp:posOffset>
                </wp:positionH>
                <wp:positionV relativeFrom="paragraph">
                  <wp:posOffset>942340</wp:posOffset>
                </wp:positionV>
                <wp:extent cx="890587" cy="233362"/>
                <wp:effectExtent l="19050" t="19050" r="24130" b="14605"/>
                <wp:wrapNone/>
                <wp:docPr id="579" name="Rectangle 579"/>
                <wp:cNvGraphicFramePr/>
                <a:graphic xmlns:a="http://schemas.openxmlformats.org/drawingml/2006/main">
                  <a:graphicData uri="http://schemas.microsoft.com/office/word/2010/wordprocessingShape">
                    <wps:wsp>
                      <wps:cNvSpPr/>
                      <wps:spPr>
                        <a:xfrm>
                          <a:off x="0" y="0"/>
                          <a:ext cx="890587"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11A83" id="Rectangle 579" o:spid="_x0000_s1026" style="position:absolute;margin-left:37.5pt;margin-top:74.2pt;width:70.1pt;height:18.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7632" behindDoc="0" locked="0" layoutInCell="1" allowOverlap="1" wp14:anchorId="65A2E126" wp14:editId="34A45F59">
                <wp:simplePos x="0" y="0"/>
                <wp:positionH relativeFrom="margin">
                  <wp:posOffset>1147763</wp:posOffset>
                </wp:positionH>
                <wp:positionV relativeFrom="paragraph">
                  <wp:posOffset>627698</wp:posOffset>
                </wp:positionV>
                <wp:extent cx="890587" cy="233362"/>
                <wp:effectExtent l="19050" t="19050" r="24130" b="14605"/>
                <wp:wrapNone/>
                <wp:docPr id="577" name="Rectangle 577"/>
                <wp:cNvGraphicFramePr/>
                <a:graphic xmlns:a="http://schemas.openxmlformats.org/drawingml/2006/main">
                  <a:graphicData uri="http://schemas.microsoft.com/office/word/2010/wordprocessingShape">
                    <wps:wsp>
                      <wps:cNvSpPr/>
                      <wps:spPr>
                        <a:xfrm>
                          <a:off x="0" y="0"/>
                          <a:ext cx="890587"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E8C6A" id="Rectangle 577" o:spid="_x0000_s1026" style="position:absolute;margin-left:90.4pt;margin-top:49.45pt;width:70.1pt;height:18.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8656" behindDoc="0" locked="0" layoutInCell="1" allowOverlap="1" wp14:anchorId="20EAAC6E" wp14:editId="65E5BC4B">
                <wp:simplePos x="0" y="0"/>
                <wp:positionH relativeFrom="margin">
                  <wp:posOffset>3509963</wp:posOffset>
                </wp:positionH>
                <wp:positionV relativeFrom="paragraph">
                  <wp:posOffset>1751648</wp:posOffset>
                </wp:positionV>
                <wp:extent cx="852487" cy="271462"/>
                <wp:effectExtent l="19050" t="19050" r="24130" b="14605"/>
                <wp:wrapNone/>
                <wp:docPr id="578" name="Rectangle 578"/>
                <wp:cNvGraphicFramePr/>
                <a:graphic xmlns:a="http://schemas.openxmlformats.org/drawingml/2006/main">
                  <a:graphicData uri="http://schemas.microsoft.com/office/word/2010/wordprocessingShape">
                    <wps:wsp>
                      <wps:cNvSpPr/>
                      <wps:spPr>
                        <a:xfrm>
                          <a:off x="0" y="0"/>
                          <a:ext cx="852487"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D5033" id="Rectangle 578" o:spid="_x0000_s1026" style="position:absolute;margin-left:276.4pt;margin-top:137.95pt;width:67.1pt;height:21.3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9757C43" wp14:editId="6B2CE935">
            <wp:extent cx="5026239" cy="2113598"/>
            <wp:effectExtent l="0" t="0" r="3175" b="1270"/>
            <wp:docPr id="576" name="Picture 57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Picture 576" descr="Graphical user interface, application&#10;&#10;Description automatically generated"/>
                    <pic:cNvPicPr/>
                  </pic:nvPicPr>
                  <pic:blipFill>
                    <a:blip r:embed="rId75"/>
                    <a:stretch>
                      <a:fillRect/>
                    </a:stretch>
                  </pic:blipFill>
                  <pic:spPr>
                    <a:xfrm>
                      <a:off x="0" y="0"/>
                      <a:ext cx="5029288" cy="2114880"/>
                    </a:xfrm>
                    <a:prstGeom prst="rect">
                      <a:avLst/>
                    </a:prstGeom>
                  </pic:spPr>
                </pic:pic>
              </a:graphicData>
            </a:graphic>
          </wp:inline>
        </w:drawing>
      </w:r>
    </w:p>
    <w:p w14:paraId="2CE26B40" w14:textId="77777777" w:rsidR="00A23A8C" w:rsidRPr="0095773A" w:rsidRDefault="00A23A8C" w:rsidP="00A23A8C">
      <w:pPr>
        <w:ind w:left="720"/>
        <w:rPr>
          <w:rFonts w:ascii="Segoe UI Light" w:hAnsi="Segoe UI Light" w:cs="Segoe UI Light"/>
        </w:rPr>
      </w:pPr>
    </w:p>
    <w:p w14:paraId="0539429B"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lastRenderedPageBreak/>
        <w:t xml:space="preserve"> After clicking on Show advanced options, click on </w:t>
      </w:r>
      <w:r w:rsidRPr="0095773A">
        <w:rPr>
          <w:rFonts w:ascii="Segoe UI Light" w:hAnsi="Segoe UI Light" w:cs="Segoe UI Light"/>
          <w:b/>
        </w:rPr>
        <w:t>Generate from Sample</w:t>
      </w:r>
      <w:r w:rsidRPr="0095773A">
        <w:rPr>
          <w:rFonts w:ascii="Segoe UI Light" w:hAnsi="Segoe UI Light" w:cs="Segoe UI Light"/>
        </w:rPr>
        <w:t xml:space="preserve"> and </w:t>
      </w:r>
      <w:r w:rsidRPr="0095773A">
        <w:rPr>
          <w:rFonts w:ascii="Segoe UI Light" w:hAnsi="Segoe UI Light" w:cs="Segoe UI Light"/>
          <w:b/>
        </w:rPr>
        <w:t>paste</w:t>
      </w:r>
      <w:r w:rsidRPr="0095773A">
        <w:rPr>
          <w:rFonts w:ascii="Segoe UI Light" w:hAnsi="Segoe UI Light" w:cs="Segoe UI Light"/>
        </w:rPr>
        <w:t xml:space="preserve"> what we just copied - the data from the value of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 into the Response Body JSON Schema. Click on </w:t>
      </w:r>
      <w:r w:rsidRPr="0095773A">
        <w:rPr>
          <w:rFonts w:ascii="Segoe UI Light" w:hAnsi="Segoe UI Light" w:cs="Segoe UI Light"/>
          <w:b/>
        </w:rPr>
        <w:t>Done</w:t>
      </w:r>
      <w:r w:rsidRPr="0095773A">
        <w:rPr>
          <w:rFonts w:ascii="Segoe UI Light" w:hAnsi="Segoe UI Light" w:cs="Segoe UI Light"/>
        </w:rPr>
        <w:t xml:space="preserve">.  </w:t>
      </w:r>
    </w:p>
    <w:p w14:paraId="00BCEB4F" w14:textId="77777777" w:rsidR="00A23A8C" w:rsidRPr="002044A8" w:rsidRDefault="00A23A8C" w:rsidP="00A23A8C">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0704" behindDoc="0" locked="0" layoutInCell="1" allowOverlap="1" wp14:anchorId="34FB9269" wp14:editId="322C9F3C">
                <wp:simplePos x="0" y="0"/>
                <wp:positionH relativeFrom="margin">
                  <wp:posOffset>1471612</wp:posOffset>
                </wp:positionH>
                <wp:positionV relativeFrom="paragraph">
                  <wp:posOffset>2528570</wp:posOffset>
                </wp:positionV>
                <wp:extent cx="1362075" cy="271462"/>
                <wp:effectExtent l="19050" t="19050" r="28575" b="14605"/>
                <wp:wrapNone/>
                <wp:docPr id="582" name="Rectangle 582"/>
                <wp:cNvGraphicFramePr/>
                <a:graphic xmlns:a="http://schemas.openxmlformats.org/drawingml/2006/main">
                  <a:graphicData uri="http://schemas.microsoft.com/office/word/2010/wordprocessingShape">
                    <wps:wsp>
                      <wps:cNvSpPr/>
                      <wps:spPr>
                        <a:xfrm>
                          <a:off x="0" y="0"/>
                          <a:ext cx="1362075"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F4900" id="Rectangle 582" o:spid="_x0000_s1026" style="position:absolute;margin-left:115.85pt;margin-top:199.1pt;width:107.25pt;height:21.3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74E59982" wp14:editId="273F12D4">
            <wp:extent cx="4214813" cy="2845175"/>
            <wp:effectExtent l="0" t="0" r="0" b="0"/>
            <wp:docPr id="580" name="Picture 58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icture 580" descr="Graphical user interface, text, application, email&#10;&#10;Description automatically generated"/>
                    <pic:cNvPicPr/>
                  </pic:nvPicPr>
                  <pic:blipFill>
                    <a:blip r:embed="rId76"/>
                    <a:stretch>
                      <a:fillRect/>
                    </a:stretch>
                  </pic:blipFill>
                  <pic:spPr>
                    <a:xfrm>
                      <a:off x="0" y="0"/>
                      <a:ext cx="4229035" cy="2854775"/>
                    </a:xfrm>
                    <a:prstGeom prst="rect">
                      <a:avLst/>
                    </a:prstGeom>
                  </pic:spPr>
                </pic:pic>
              </a:graphicData>
            </a:graphic>
          </wp:inline>
        </w:drawing>
      </w:r>
    </w:p>
    <w:bookmarkStart w:id="10" w:name="_Toc114553734"/>
    <w:bookmarkStart w:id="11" w:name="_Toc114554091"/>
    <w:bookmarkStart w:id="12" w:name="_Toc114737759"/>
    <w:bookmarkStart w:id="13" w:name="_Toc114751374"/>
    <w:bookmarkStart w:id="14" w:name="_Toc114751489"/>
    <w:bookmarkStart w:id="15" w:name="_Toc118282920"/>
    <w:p w14:paraId="6A9BF59C" w14:textId="77777777" w:rsidR="00A23A8C" w:rsidRPr="0095773A" w:rsidRDefault="00A23A8C" w:rsidP="00A23A8C">
      <w:pPr>
        <w:ind w:left="360"/>
      </w:pPr>
      <w:r w:rsidRPr="0095773A">
        <w:rPr>
          <w:noProof/>
        </w:rPr>
        <mc:AlternateContent>
          <mc:Choice Requires="wps">
            <w:drawing>
              <wp:anchor distT="0" distB="0" distL="114300" distR="114300" simplePos="0" relativeHeight="251722752" behindDoc="0" locked="0" layoutInCell="1" allowOverlap="1" wp14:anchorId="39C21992" wp14:editId="665BC59C">
                <wp:simplePos x="0" y="0"/>
                <wp:positionH relativeFrom="margin">
                  <wp:posOffset>4562475</wp:posOffset>
                </wp:positionH>
                <wp:positionV relativeFrom="paragraph">
                  <wp:posOffset>1847850</wp:posOffset>
                </wp:positionV>
                <wp:extent cx="685800" cy="285750"/>
                <wp:effectExtent l="19050" t="19050" r="19050" b="19050"/>
                <wp:wrapNone/>
                <wp:docPr id="584" name="Rectangle 584"/>
                <wp:cNvGraphicFramePr/>
                <a:graphic xmlns:a="http://schemas.openxmlformats.org/drawingml/2006/main">
                  <a:graphicData uri="http://schemas.microsoft.com/office/word/2010/wordprocessingShape">
                    <wps:wsp>
                      <wps:cNvSpPr/>
                      <wps:spPr>
                        <a:xfrm>
                          <a:off x="0" y="0"/>
                          <a:ext cx="6858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F5CB5" id="Rectangle 584" o:spid="_x0000_s1026" style="position:absolute;margin-left:359.25pt;margin-top:145.5pt;width:54pt;height:2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721728" behindDoc="0" locked="0" layoutInCell="1" allowOverlap="1" wp14:anchorId="69B8EE20" wp14:editId="76943683">
                <wp:simplePos x="0" y="0"/>
                <wp:positionH relativeFrom="margin">
                  <wp:posOffset>885825</wp:posOffset>
                </wp:positionH>
                <wp:positionV relativeFrom="paragraph">
                  <wp:posOffset>371475</wp:posOffset>
                </wp:positionV>
                <wp:extent cx="2019300" cy="1409700"/>
                <wp:effectExtent l="19050" t="19050" r="19050" b="19050"/>
                <wp:wrapNone/>
                <wp:docPr id="583" name="Rectangle 583"/>
                <wp:cNvGraphicFramePr/>
                <a:graphic xmlns:a="http://schemas.openxmlformats.org/drawingml/2006/main">
                  <a:graphicData uri="http://schemas.microsoft.com/office/word/2010/wordprocessingShape">
                    <wps:wsp>
                      <wps:cNvSpPr/>
                      <wps:spPr>
                        <a:xfrm>
                          <a:off x="0" y="0"/>
                          <a:ext cx="2019300" cy="1409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0A71B" id="Rectangle 583" o:spid="_x0000_s1026" style="position:absolute;margin-left:69.75pt;margin-top:29.25pt;width:159pt;height:111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" filled="f" strokecolor="#c00000" strokeweight="2.25pt">
                <w10:wrap anchorx="margin"/>
              </v:rect>
            </w:pict>
          </mc:Fallback>
        </mc:AlternateContent>
      </w:r>
      <w:r>
        <w:t xml:space="preserve">               </w:t>
      </w:r>
      <w:bookmarkEnd w:id="10"/>
      <w:bookmarkEnd w:id="11"/>
      <w:bookmarkEnd w:id="12"/>
      <w:bookmarkEnd w:id="13"/>
      <w:bookmarkEnd w:id="14"/>
      <w:bookmarkEnd w:id="15"/>
      <w:r w:rsidRPr="00961753">
        <w:rPr>
          <w:noProof/>
        </w:rPr>
        <w:drawing>
          <wp:inline distT="0" distB="0" distL="0" distR="0" wp14:anchorId="2EFC2738" wp14:editId="1A794AEA">
            <wp:extent cx="4667250" cy="2268802"/>
            <wp:effectExtent l="0" t="0" r="0" b="0"/>
            <wp:docPr id="626816108" name="Picture 626816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6108" name="Picture 1" descr="A screenshot of a computer&#10;&#10;Description automatically generated"/>
                    <pic:cNvPicPr/>
                  </pic:nvPicPr>
                  <pic:blipFill>
                    <a:blip r:embed="rId77"/>
                    <a:stretch>
                      <a:fillRect/>
                    </a:stretch>
                  </pic:blipFill>
                  <pic:spPr>
                    <a:xfrm>
                      <a:off x="0" y="0"/>
                      <a:ext cx="4669059" cy="2269681"/>
                    </a:xfrm>
                    <a:prstGeom prst="rect">
                      <a:avLst/>
                    </a:prstGeom>
                  </pic:spPr>
                </pic:pic>
              </a:graphicData>
            </a:graphic>
          </wp:inline>
        </w:drawing>
      </w:r>
    </w:p>
    <w:p w14:paraId="7C2A5F8D" w14:textId="77777777" w:rsidR="00A23A8C" w:rsidRPr="0095773A" w:rsidRDefault="00A23A8C" w:rsidP="00A23A8C">
      <w:pPr>
        <w:rPr>
          <w:rFonts w:ascii="Segoe UI Light" w:hAnsi="Segoe UI Light" w:cs="Segoe UI Light"/>
        </w:rPr>
      </w:pPr>
    </w:p>
    <w:p w14:paraId="00A08F86" w14:textId="77777777" w:rsidR="00A23A8C" w:rsidRPr="0095773A" w:rsidRDefault="00A23A8C" w:rsidP="00A23A8C">
      <w:pPr>
        <w:pStyle w:val="ListParagraph"/>
        <w:numPr>
          <w:ilvl w:val="0"/>
          <w:numId w:val="6"/>
        </w:numPr>
        <w:spacing w:line="259" w:lineRule="auto"/>
        <w:rPr>
          <w:rFonts w:ascii="Segoe UI Light" w:hAnsi="Segoe UI Light" w:cs="Segoe UI Light"/>
        </w:rPr>
      </w:pPr>
      <w:r w:rsidRPr="0095773A">
        <w:rPr>
          <w:rFonts w:ascii="Segoe UI Light" w:hAnsi="Segoe UI Light" w:cs="Segoe UI Light"/>
        </w:rPr>
        <w:t xml:space="preserve">Click on </w:t>
      </w:r>
      <w:r w:rsidRPr="0095773A">
        <w:rPr>
          <w:rFonts w:ascii="Segoe UI Light" w:hAnsi="Segoe UI Light" w:cs="Segoe UI Light"/>
          <w:b/>
        </w:rPr>
        <w:t>Save</w:t>
      </w:r>
      <w:r w:rsidRPr="0095773A">
        <w:rPr>
          <w:rFonts w:ascii="Segoe UI Light" w:hAnsi="Segoe UI Light" w:cs="Segoe UI Light"/>
        </w:rPr>
        <w:t xml:space="preserve">.  </w:t>
      </w:r>
    </w:p>
    <w:p w14:paraId="2AAEBF5A" w14:textId="77777777" w:rsidR="00A23A8C" w:rsidRPr="00515B7C" w:rsidRDefault="00A23A8C" w:rsidP="00A23A8C">
      <w:pPr>
        <w:rPr>
          <w:rFonts w:ascii="Segoe UI Light" w:hAnsi="Segoe UI Light" w:cs="Segoe UI Light"/>
        </w:rPr>
      </w:pPr>
      <w:r w:rsidRPr="0095773A">
        <w:rPr>
          <w:rFonts w:ascii="Segoe UI Light" w:hAnsi="Segoe UI Light" w:cs="Segoe UI Light"/>
        </w:rPr>
        <w:t>We have completed a flow that will return a set of fields from the Header PO Data that we can call from Power Apps.</w:t>
      </w:r>
    </w:p>
    <w:p w14:paraId="77D7079C" w14:textId="2682C077" w:rsidR="511319F2" w:rsidRDefault="511319F2" w:rsidP="00A23A8C"/>
    <w:sectPr w:rsidR="511319F2">
      <w:headerReference w:type="default" r:id="rId78"/>
      <w:footerReference w:type="default" r:id="rId79"/>
      <w:headerReference w:type="first" r:id="rId80"/>
      <w:footerReference w:type="first" r:id="rId8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D6B6" w14:textId="77777777" w:rsidR="00B75126" w:rsidRDefault="00B75126">
      <w:pPr>
        <w:spacing w:after="0" w:line="240" w:lineRule="auto"/>
      </w:pPr>
      <w:r>
        <w:separator/>
      </w:r>
    </w:p>
  </w:endnote>
  <w:endnote w:type="continuationSeparator" w:id="0">
    <w:p w14:paraId="4186153A" w14:textId="77777777" w:rsidR="00B75126" w:rsidRDefault="00B75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2640"/>
      <w:gridCol w:w="3120"/>
    </w:tblGrid>
    <w:tr w:rsidR="7C2ABB95" w14:paraId="2F71C537" w14:textId="77777777" w:rsidTr="00A23A8C">
      <w:trPr>
        <w:trHeight w:val="300"/>
      </w:trPr>
      <w:tc>
        <w:tcPr>
          <w:tcW w:w="3600" w:type="dxa"/>
        </w:tcPr>
        <w:p w14:paraId="13761B94" w14:textId="24623281" w:rsidR="7C2ABB95" w:rsidRDefault="539BBCE4" w:rsidP="7C2ABB95">
          <w:pPr>
            <w:pStyle w:val="Header"/>
            <w:ind w:left="-115"/>
          </w:pPr>
          <w:r>
            <w:t>0</w:t>
          </w:r>
          <w:r w:rsidR="00A23A8C">
            <w:t>4</w:t>
          </w:r>
          <w:r>
            <w:t xml:space="preserve"> – </w:t>
          </w:r>
          <w:r w:rsidR="00A23A8C">
            <w:t>Power Automate and SAP</w:t>
          </w:r>
        </w:p>
      </w:tc>
      <w:tc>
        <w:tcPr>
          <w:tcW w:w="26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34F7" w14:textId="77777777" w:rsidR="00B75126" w:rsidRDefault="00B75126">
      <w:pPr>
        <w:spacing w:after="0" w:line="240" w:lineRule="auto"/>
      </w:pPr>
      <w:r>
        <w:separator/>
      </w:r>
    </w:p>
  </w:footnote>
  <w:footnote w:type="continuationSeparator" w:id="0">
    <w:p w14:paraId="50DDE36D" w14:textId="77777777" w:rsidR="00B75126" w:rsidRDefault="00B75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2"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5"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7"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10"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11"/>
  </w:num>
  <w:num w:numId="2" w16cid:durableId="1257135849">
    <w:abstractNumId w:val="4"/>
  </w:num>
  <w:num w:numId="3" w16cid:durableId="609775649">
    <w:abstractNumId w:val="6"/>
  </w:num>
  <w:num w:numId="4" w16cid:durableId="1295258811">
    <w:abstractNumId w:val="1"/>
  </w:num>
  <w:num w:numId="5" w16cid:durableId="594872439">
    <w:abstractNumId w:val="3"/>
  </w:num>
  <w:num w:numId="6" w16cid:durableId="1936672506">
    <w:abstractNumId w:val="2"/>
  </w:num>
  <w:num w:numId="7" w16cid:durableId="325324662">
    <w:abstractNumId w:val="9"/>
  </w:num>
  <w:num w:numId="8" w16cid:durableId="1566407296">
    <w:abstractNumId w:val="8"/>
  </w:num>
  <w:num w:numId="9" w16cid:durableId="1497301827">
    <w:abstractNumId w:val="7"/>
  </w:num>
  <w:num w:numId="10" w16cid:durableId="1121534027">
    <w:abstractNumId w:val="10"/>
  </w:num>
  <w:num w:numId="11" w16cid:durableId="1333950843">
    <w:abstractNumId w:val="0"/>
  </w:num>
  <w:num w:numId="12" w16cid:durableId="13366139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 Borrowman">
    <w15:presenceInfo w15:providerId="AD" w15:userId="S::barbborr@microsoft.com::e012bab2-cd5e-4783-98c0-ff1e7e1081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497935"/>
    <w:rsid w:val="00A23A8C"/>
    <w:rsid w:val="00A248D6"/>
    <w:rsid w:val="00A2723E"/>
    <w:rsid w:val="00B20CC7"/>
    <w:rsid w:val="00B75126"/>
    <w:rsid w:val="00CD0CE8"/>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footer" Target="footer1.xml"/><Relationship Id="rId5" Type="http://schemas.openxmlformats.org/officeDocument/2006/relationships/styles" Target="styles.xml"/><Relationship Id="rId61" Type="http://schemas.openxmlformats.org/officeDocument/2006/relationships/image" Target="media/image49.png"/><Relationship Id="rId82" Type="http://schemas.openxmlformats.org/officeDocument/2006/relationships/fontTable" Target="fontTable.xml"/><Relationship Id="rId19" Type="http://schemas.openxmlformats.org/officeDocument/2006/relationships/hyperlink" Target="https://learn.microsoft.com/en-us/power-apps/maker/data-platform/create-connection-reference" TargetMode="External"/><Relationship Id="rId14" Type="http://schemas.openxmlformats.org/officeDocument/2006/relationships/hyperlink" Target="https://learn.microsoft.com/en-us/power-apps/maker/data-platform/create-solution" TargetMode="External"/><Relationship Id="rId22" Type="http://schemas.openxmlformats.org/officeDocument/2006/relationships/hyperlink" Target="https://learn.microsoft.com/en-us/power-apps/maker/data-platform/environmentvariables"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webSettings" Target="web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3.xml><?xml version="1.0" encoding="utf-8"?>
<ds:datastoreItem xmlns:ds="http://schemas.openxmlformats.org/officeDocument/2006/customXml" ds:itemID="{EEF33898-74FF-4302-8E93-FE7CFB81B2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2374</Words>
  <Characters>13532</Characters>
  <Application>Microsoft Office Word</Application>
  <DocSecurity>0</DocSecurity>
  <Lines>112</Lines>
  <Paragraphs>31</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4</cp:revision>
  <dcterms:created xsi:type="dcterms:W3CDTF">2025-12-10T13:14:00Z</dcterms:created>
  <dcterms:modified xsi:type="dcterms:W3CDTF">2025-12-15T17:15:00Z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